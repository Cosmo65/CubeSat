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1CAF6" w14:textId="77777777" w:rsidR="005A2AD7" w:rsidRDefault="005A2AD7">
      <w:pPr>
        <w:pStyle w:val="DefaultStyle"/>
      </w:pPr>
    </w:p>
    <w:p w14:paraId="4BB3EE0C" w14:textId="77777777" w:rsidR="005A2AD7" w:rsidRDefault="005A2AD7">
      <w:pPr>
        <w:pStyle w:val="DefaultStyle"/>
      </w:pPr>
    </w:p>
    <w:p w14:paraId="50C0226B" w14:textId="77777777" w:rsidR="005A2AD7" w:rsidRDefault="005A2AD7">
      <w:pPr>
        <w:pStyle w:val="DefaultStyle"/>
      </w:pPr>
    </w:p>
    <w:p w14:paraId="75F53776" w14:textId="77777777" w:rsidR="005A2AD7" w:rsidRDefault="005A2AD7">
      <w:pPr>
        <w:pStyle w:val="DefaultStyle"/>
      </w:pPr>
    </w:p>
    <w:tbl>
      <w:tblPr>
        <w:tblW w:w="0" w:type="auto"/>
        <w:tblLook w:val="0000" w:firstRow="0" w:lastRow="0" w:firstColumn="0" w:lastColumn="0" w:noHBand="0" w:noVBand="0"/>
      </w:tblPr>
      <w:tblGrid>
        <w:gridCol w:w="9350"/>
      </w:tblGrid>
      <w:tr w:rsidR="005A2AD7" w14:paraId="33BCA16D" w14:textId="77777777">
        <w:tc>
          <w:tcPr>
            <w:tcW w:w="9350" w:type="dxa"/>
            <w:shd w:val="clear" w:color="auto" w:fill="auto"/>
          </w:tcPr>
          <w:p w14:paraId="5B5DACD7" w14:textId="77777777" w:rsidR="005A2AD7" w:rsidRDefault="005A2AD7">
            <w:pPr>
              <w:pStyle w:val="DefaultStyle"/>
              <w:spacing w:after="0" w:line="100" w:lineRule="atLeast"/>
              <w:jc w:val="center"/>
            </w:pPr>
          </w:p>
        </w:tc>
      </w:tr>
      <w:tr w:rsidR="005A2AD7" w14:paraId="57B8860B" w14:textId="77777777">
        <w:tc>
          <w:tcPr>
            <w:tcW w:w="9350" w:type="dxa"/>
            <w:shd w:val="clear" w:color="auto" w:fill="auto"/>
          </w:tcPr>
          <w:p w14:paraId="6689ACF6" w14:textId="77777777" w:rsidR="005A2AD7" w:rsidRDefault="00F05145">
            <w:pPr>
              <w:pStyle w:val="Title"/>
              <w:jc w:val="center"/>
            </w:pPr>
            <w:proofErr w:type="spellStart"/>
            <w:r>
              <w:t>NanoRacks</w:t>
            </w:r>
            <w:proofErr w:type="spellEnd"/>
          </w:p>
          <w:p w14:paraId="73AD2D74" w14:textId="3B56AB50" w:rsidR="00F47331" w:rsidRDefault="00F05145">
            <w:pPr>
              <w:pStyle w:val="Title"/>
              <w:jc w:val="center"/>
            </w:pPr>
            <w:r>
              <w:t xml:space="preserve">Safety Data Template (SDT) </w:t>
            </w:r>
          </w:p>
          <w:p w14:paraId="4ABD3574" w14:textId="21C1372D" w:rsidR="005A2AD7" w:rsidRDefault="00F47331">
            <w:pPr>
              <w:pStyle w:val="Title"/>
              <w:jc w:val="center"/>
            </w:pPr>
            <w:r>
              <w:t xml:space="preserve">Project Name: </w:t>
            </w:r>
            <w:commentRangeStart w:id="0"/>
            <w:r w:rsidR="00C305C8">
              <w:t>Ukpik</w:t>
            </w:r>
            <w:commentRangeEnd w:id="0"/>
            <w:r w:rsidR="002B1813">
              <w:rPr>
                <w:rStyle w:val="CommentReference"/>
                <w:rFonts w:ascii="Calibri" w:eastAsia="Calibri" w:hAnsi="Calibri"/>
                <w:spacing w:val="0"/>
              </w:rPr>
              <w:commentReference w:id="0"/>
            </w:r>
            <w:r w:rsidR="00C305C8">
              <w:t>-1</w:t>
            </w:r>
          </w:p>
        </w:tc>
      </w:tr>
      <w:tr w:rsidR="005A2AD7" w14:paraId="2F8109B8" w14:textId="77777777">
        <w:tc>
          <w:tcPr>
            <w:tcW w:w="9350" w:type="dxa"/>
            <w:shd w:val="clear" w:color="auto" w:fill="auto"/>
          </w:tcPr>
          <w:p w14:paraId="5CFB4B35" w14:textId="77777777" w:rsidR="005A2AD7" w:rsidRDefault="005A2AD7">
            <w:pPr>
              <w:pStyle w:val="DefaultStyle"/>
              <w:spacing w:after="0" w:line="100" w:lineRule="atLeast"/>
            </w:pPr>
          </w:p>
        </w:tc>
      </w:tr>
      <w:tr w:rsidR="005A2AD7" w14:paraId="1EB68390" w14:textId="77777777">
        <w:tc>
          <w:tcPr>
            <w:tcW w:w="9350" w:type="dxa"/>
            <w:shd w:val="clear" w:color="auto" w:fill="auto"/>
          </w:tcPr>
          <w:p w14:paraId="045EAD0B" w14:textId="77777777" w:rsidR="005A2AD7" w:rsidRDefault="00F05145">
            <w:pPr>
              <w:pStyle w:val="DefaultStyle"/>
              <w:spacing w:after="0" w:line="100" w:lineRule="atLeast"/>
              <w:jc w:val="center"/>
            </w:pPr>
            <w:proofErr w:type="spellStart"/>
            <w:r>
              <w:t>NanoRacks</w:t>
            </w:r>
            <w:proofErr w:type="spellEnd"/>
            <w:r>
              <w:t>, LLC</w:t>
            </w:r>
          </w:p>
          <w:p w14:paraId="3F212044" w14:textId="740D7753" w:rsidR="005A2AD7" w:rsidRDefault="00BA403D">
            <w:pPr>
              <w:pStyle w:val="DefaultStyle"/>
              <w:spacing w:after="0" w:line="100" w:lineRule="atLeast"/>
              <w:jc w:val="center"/>
            </w:pPr>
            <w:r>
              <w:t>555 Forge River Rd, Suite 12</w:t>
            </w:r>
            <w:r w:rsidR="00F05145">
              <w:t>0</w:t>
            </w:r>
          </w:p>
          <w:p w14:paraId="74DF9D0D" w14:textId="38415097" w:rsidR="005A2AD7" w:rsidRDefault="00BA403D">
            <w:pPr>
              <w:pStyle w:val="DefaultStyle"/>
              <w:spacing w:after="0" w:line="100" w:lineRule="atLeast"/>
              <w:jc w:val="center"/>
            </w:pPr>
            <w:r>
              <w:t>Webster, TX  77598</w:t>
            </w:r>
          </w:p>
          <w:p w14:paraId="4198FF72" w14:textId="2A70272E" w:rsidR="005A2AD7" w:rsidRDefault="00BA403D">
            <w:pPr>
              <w:pStyle w:val="DefaultStyle"/>
              <w:spacing w:after="0" w:line="100" w:lineRule="atLeast"/>
              <w:jc w:val="center"/>
            </w:pPr>
            <w:r>
              <w:t>(281</w:t>
            </w:r>
            <w:r w:rsidR="00F05145">
              <w:t xml:space="preserve">) </w:t>
            </w:r>
            <w:r>
              <w:t>984-4040</w:t>
            </w:r>
          </w:p>
          <w:p w14:paraId="258C9ED8" w14:textId="77777777" w:rsidR="005A2AD7" w:rsidRDefault="00ED1725">
            <w:pPr>
              <w:pStyle w:val="DefaultStyle"/>
              <w:spacing w:after="0" w:line="100" w:lineRule="atLeast"/>
              <w:jc w:val="center"/>
            </w:pPr>
            <w:hyperlink r:id="rId14">
              <w:r w:rsidR="00F05145">
                <w:rPr>
                  <w:rStyle w:val="InternetLink"/>
                </w:rPr>
                <w:t>www.NanoRacks.com</w:t>
              </w:r>
            </w:hyperlink>
          </w:p>
        </w:tc>
      </w:tr>
      <w:tr w:rsidR="005A2AD7" w14:paraId="25D680F0" w14:textId="77777777">
        <w:tc>
          <w:tcPr>
            <w:tcW w:w="9350" w:type="dxa"/>
            <w:shd w:val="clear" w:color="auto" w:fill="auto"/>
          </w:tcPr>
          <w:p w14:paraId="5AE1DC8A" w14:textId="77777777" w:rsidR="005A2AD7" w:rsidRDefault="005A2AD7">
            <w:pPr>
              <w:pStyle w:val="DefaultStyle"/>
              <w:spacing w:after="0" w:line="100" w:lineRule="atLeast"/>
              <w:jc w:val="center"/>
            </w:pPr>
          </w:p>
        </w:tc>
      </w:tr>
      <w:tr w:rsidR="005A2AD7" w14:paraId="4830FF76" w14:textId="77777777">
        <w:tc>
          <w:tcPr>
            <w:tcW w:w="9350" w:type="dxa"/>
            <w:shd w:val="clear" w:color="auto" w:fill="auto"/>
          </w:tcPr>
          <w:p w14:paraId="311D32C2" w14:textId="77777777" w:rsidR="005A2AD7" w:rsidRDefault="005A2AD7">
            <w:pPr>
              <w:pStyle w:val="DefaultStyle"/>
              <w:spacing w:after="0" w:line="100" w:lineRule="atLeast"/>
              <w:jc w:val="center"/>
            </w:pPr>
          </w:p>
        </w:tc>
      </w:tr>
      <w:tr w:rsidR="005A2AD7" w14:paraId="1B63B6D2" w14:textId="77777777">
        <w:tc>
          <w:tcPr>
            <w:tcW w:w="9350" w:type="dxa"/>
            <w:shd w:val="clear" w:color="auto" w:fill="auto"/>
          </w:tcPr>
          <w:p w14:paraId="2B9BDB3D" w14:textId="77777777" w:rsidR="00BA403D" w:rsidRDefault="00BA403D">
            <w:pPr>
              <w:pStyle w:val="DefaultStyle"/>
              <w:spacing w:after="0" w:line="100" w:lineRule="atLeast"/>
              <w:jc w:val="center"/>
            </w:pPr>
          </w:p>
          <w:p w14:paraId="15369099" w14:textId="77777777" w:rsidR="00BA403D" w:rsidRDefault="00BA403D">
            <w:pPr>
              <w:pStyle w:val="DefaultStyle"/>
              <w:spacing w:after="0" w:line="100" w:lineRule="atLeast"/>
              <w:jc w:val="center"/>
            </w:pPr>
          </w:p>
          <w:p w14:paraId="1AC53A8B" w14:textId="466ACE73" w:rsidR="005A2AD7" w:rsidRDefault="003D75AB">
            <w:pPr>
              <w:pStyle w:val="DefaultStyle"/>
              <w:spacing w:after="0" w:line="100" w:lineRule="atLeast"/>
              <w:jc w:val="center"/>
            </w:pPr>
            <w:r>
              <w:rPr>
                <w:noProof/>
              </w:rPr>
              <w:drawing>
                <wp:inline distT="0" distB="0" distL="0" distR="0" wp14:anchorId="0A7EE6F9" wp14:editId="0179D91E">
                  <wp:extent cx="3346711" cy="9509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noRacks-New-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6711" cy="950978"/>
                          </a:xfrm>
                          <a:prstGeom prst="rect">
                            <a:avLst/>
                          </a:prstGeom>
                        </pic:spPr>
                      </pic:pic>
                    </a:graphicData>
                  </a:graphic>
                </wp:inline>
              </w:drawing>
            </w:r>
          </w:p>
        </w:tc>
      </w:tr>
    </w:tbl>
    <w:p w14:paraId="5B696556" w14:textId="77777777" w:rsidR="005A2AD7" w:rsidRDefault="005A2AD7">
      <w:pPr>
        <w:pStyle w:val="DefaultStyle"/>
      </w:pPr>
    </w:p>
    <w:p w14:paraId="75618648" w14:textId="77777777" w:rsidR="005A2AD7" w:rsidRDefault="005A2AD7">
      <w:pPr>
        <w:pStyle w:val="DefaultStyle"/>
      </w:pPr>
    </w:p>
    <w:p w14:paraId="39696387" w14:textId="77777777" w:rsidR="005A2AD7" w:rsidRDefault="005A2AD7">
      <w:pPr>
        <w:pStyle w:val="DefaultStyle"/>
      </w:pPr>
    </w:p>
    <w:p w14:paraId="1B1C1720" w14:textId="77777777" w:rsidR="005A2AD7" w:rsidRDefault="005A2AD7">
      <w:pPr>
        <w:pStyle w:val="DefaultStyle"/>
      </w:pPr>
    </w:p>
    <w:p w14:paraId="1FAFDB60" w14:textId="77777777" w:rsidR="005A2AD7" w:rsidRDefault="005A2AD7">
      <w:pPr>
        <w:pStyle w:val="Footer"/>
        <w:sectPr w:rsidR="005A2AD7">
          <w:headerReference w:type="default" r:id="rId16"/>
          <w:footerReference w:type="default" r:id="rId17"/>
          <w:pgSz w:w="12240" w:h="15840"/>
          <w:pgMar w:top="1440" w:right="1440" w:bottom="1440" w:left="1440" w:header="720" w:footer="720" w:gutter="0"/>
          <w:cols w:space="720"/>
          <w:formProt w:val="0"/>
          <w:docGrid w:linePitch="360" w:charSpace="4096"/>
        </w:sectPr>
      </w:pPr>
    </w:p>
    <w:p w14:paraId="387FC6EB" w14:textId="77777777" w:rsidR="005A2AD7" w:rsidRDefault="00F05145">
      <w:r>
        <w:lastRenderedPageBreak/>
        <w:t>Table of Contents</w:t>
      </w:r>
    </w:p>
    <w:p w14:paraId="41F70654" w14:textId="26DD76FE" w:rsidR="005A21BD" w:rsidRDefault="00F05145">
      <w:pPr>
        <w:pStyle w:val="TOC1"/>
        <w:tabs>
          <w:tab w:val="left" w:pos="440"/>
          <w:tab w:val="right" w:leader="dot" w:pos="9350"/>
        </w:tabs>
        <w:rPr>
          <w:noProof/>
          <w:lang w:val="en-CA" w:eastAsia="en-CA"/>
        </w:rPr>
      </w:pPr>
      <w:r>
        <w:fldChar w:fldCharType="begin"/>
      </w:r>
      <w:r>
        <w:instrText>TOC</w:instrText>
      </w:r>
      <w:r>
        <w:fldChar w:fldCharType="separate"/>
      </w:r>
      <w:r w:rsidR="005A21BD">
        <w:rPr>
          <w:noProof/>
        </w:rPr>
        <w:t>1</w:t>
      </w:r>
      <w:r w:rsidR="005A21BD">
        <w:rPr>
          <w:noProof/>
          <w:lang w:val="en-CA" w:eastAsia="en-CA"/>
        </w:rPr>
        <w:tab/>
      </w:r>
      <w:r w:rsidR="005A21BD">
        <w:rPr>
          <w:noProof/>
        </w:rPr>
        <w:t>Introduction</w:t>
      </w:r>
      <w:r w:rsidR="005A21BD">
        <w:rPr>
          <w:noProof/>
        </w:rPr>
        <w:tab/>
      </w:r>
      <w:r w:rsidR="005A21BD">
        <w:rPr>
          <w:noProof/>
        </w:rPr>
        <w:fldChar w:fldCharType="begin"/>
      </w:r>
      <w:r w:rsidR="005A21BD">
        <w:rPr>
          <w:noProof/>
        </w:rPr>
        <w:instrText xml:space="preserve"> PAGEREF _Toc26515454 \h </w:instrText>
      </w:r>
      <w:r w:rsidR="005A21BD">
        <w:rPr>
          <w:noProof/>
        </w:rPr>
      </w:r>
      <w:r w:rsidR="005A21BD">
        <w:rPr>
          <w:noProof/>
        </w:rPr>
        <w:fldChar w:fldCharType="separate"/>
      </w:r>
      <w:r w:rsidR="005A21BD">
        <w:rPr>
          <w:noProof/>
        </w:rPr>
        <w:t>5</w:t>
      </w:r>
      <w:r w:rsidR="005A21BD">
        <w:rPr>
          <w:noProof/>
        </w:rPr>
        <w:fldChar w:fldCharType="end"/>
      </w:r>
    </w:p>
    <w:p w14:paraId="3CBA8AA6" w14:textId="53D18A30" w:rsidR="005A21BD" w:rsidRDefault="005A21BD">
      <w:pPr>
        <w:pStyle w:val="TOC1"/>
        <w:tabs>
          <w:tab w:val="left" w:pos="440"/>
          <w:tab w:val="right" w:leader="dot" w:pos="9350"/>
        </w:tabs>
        <w:rPr>
          <w:noProof/>
          <w:lang w:val="en-CA" w:eastAsia="en-CA"/>
        </w:rPr>
      </w:pPr>
      <w:r>
        <w:rPr>
          <w:noProof/>
        </w:rPr>
        <w:t>2</w:t>
      </w:r>
      <w:r>
        <w:rPr>
          <w:noProof/>
          <w:lang w:val="en-CA" w:eastAsia="en-CA"/>
        </w:rPr>
        <w:tab/>
      </w:r>
      <w:r>
        <w:rPr>
          <w:noProof/>
        </w:rPr>
        <w:t>Project Description</w:t>
      </w:r>
      <w:r>
        <w:rPr>
          <w:noProof/>
        </w:rPr>
        <w:tab/>
      </w:r>
      <w:r>
        <w:rPr>
          <w:noProof/>
        </w:rPr>
        <w:fldChar w:fldCharType="begin"/>
      </w:r>
      <w:r>
        <w:rPr>
          <w:noProof/>
        </w:rPr>
        <w:instrText xml:space="preserve"> PAGEREF _Toc26515455 \h </w:instrText>
      </w:r>
      <w:r>
        <w:rPr>
          <w:noProof/>
        </w:rPr>
      </w:r>
      <w:r>
        <w:rPr>
          <w:noProof/>
        </w:rPr>
        <w:fldChar w:fldCharType="separate"/>
      </w:r>
      <w:r>
        <w:rPr>
          <w:noProof/>
        </w:rPr>
        <w:t>5</w:t>
      </w:r>
      <w:r>
        <w:rPr>
          <w:noProof/>
        </w:rPr>
        <w:fldChar w:fldCharType="end"/>
      </w:r>
    </w:p>
    <w:p w14:paraId="5B65DCBE" w14:textId="72127B4E" w:rsidR="005A21BD" w:rsidRDefault="005A21BD">
      <w:pPr>
        <w:pStyle w:val="TOC2"/>
        <w:tabs>
          <w:tab w:val="left" w:pos="880"/>
          <w:tab w:val="right" w:leader="dot" w:pos="9350"/>
        </w:tabs>
        <w:rPr>
          <w:noProof/>
          <w:lang w:val="en-CA" w:eastAsia="en-CA"/>
        </w:rPr>
      </w:pPr>
      <w:r>
        <w:rPr>
          <w:noProof/>
        </w:rPr>
        <w:t>2.1</w:t>
      </w:r>
      <w:r>
        <w:rPr>
          <w:noProof/>
          <w:lang w:val="en-CA" w:eastAsia="en-CA"/>
        </w:rPr>
        <w:tab/>
      </w:r>
      <w:r>
        <w:rPr>
          <w:noProof/>
        </w:rPr>
        <w:t>Nominal Safety Schedule</w:t>
      </w:r>
      <w:r>
        <w:rPr>
          <w:noProof/>
        </w:rPr>
        <w:tab/>
      </w:r>
      <w:r>
        <w:rPr>
          <w:noProof/>
        </w:rPr>
        <w:fldChar w:fldCharType="begin"/>
      </w:r>
      <w:r>
        <w:rPr>
          <w:noProof/>
        </w:rPr>
        <w:instrText xml:space="preserve"> PAGEREF _Toc26515456 \h </w:instrText>
      </w:r>
      <w:r>
        <w:rPr>
          <w:noProof/>
        </w:rPr>
      </w:r>
      <w:r>
        <w:rPr>
          <w:noProof/>
        </w:rPr>
        <w:fldChar w:fldCharType="separate"/>
      </w:r>
      <w:r>
        <w:rPr>
          <w:noProof/>
        </w:rPr>
        <w:t>5</w:t>
      </w:r>
      <w:r>
        <w:rPr>
          <w:noProof/>
        </w:rPr>
        <w:fldChar w:fldCharType="end"/>
      </w:r>
    </w:p>
    <w:p w14:paraId="6DD24813" w14:textId="5ED6269C" w:rsidR="005A21BD" w:rsidRDefault="005A21BD">
      <w:pPr>
        <w:pStyle w:val="TOC2"/>
        <w:tabs>
          <w:tab w:val="left" w:pos="880"/>
          <w:tab w:val="right" w:leader="dot" w:pos="9350"/>
        </w:tabs>
        <w:rPr>
          <w:noProof/>
          <w:lang w:val="en-CA" w:eastAsia="en-CA"/>
        </w:rPr>
      </w:pPr>
      <w:r>
        <w:rPr>
          <w:noProof/>
        </w:rPr>
        <w:t>2.2</w:t>
      </w:r>
      <w:r>
        <w:rPr>
          <w:noProof/>
          <w:lang w:val="en-CA" w:eastAsia="en-CA"/>
        </w:rPr>
        <w:tab/>
      </w:r>
      <w:r>
        <w:rPr>
          <w:noProof/>
        </w:rPr>
        <w:t>Concept of Operations and Timeline</w:t>
      </w:r>
      <w:r>
        <w:rPr>
          <w:noProof/>
        </w:rPr>
        <w:tab/>
      </w:r>
      <w:r>
        <w:rPr>
          <w:noProof/>
        </w:rPr>
        <w:fldChar w:fldCharType="begin"/>
      </w:r>
      <w:r>
        <w:rPr>
          <w:noProof/>
        </w:rPr>
        <w:instrText xml:space="preserve"> PAGEREF _Toc26515457 \h </w:instrText>
      </w:r>
      <w:r>
        <w:rPr>
          <w:noProof/>
        </w:rPr>
      </w:r>
      <w:r>
        <w:rPr>
          <w:noProof/>
        </w:rPr>
        <w:fldChar w:fldCharType="separate"/>
      </w:r>
      <w:r>
        <w:rPr>
          <w:noProof/>
        </w:rPr>
        <w:t>6</w:t>
      </w:r>
      <w:r>
        <w:rPr>
          <w:noProof/>
        </w:rPr>
        <w:fldChar w:fldCharType="end"/>
      </w:r>
    </w:p>
    <w:p w14:paraId="3724060D" w14:textId="4D73EBA6" w:rsidR="005A21BD" w:rsidRDefault="005A21BD">
      <w:pPr>
        <w:pStyle w:val="TOC1"/>
        <w:tabs>
          <w:tab w:val="left" w:pos="440"/>
          <w:tab w:val="right" w:leader="dot" w:pos="9350"/>
        </w:tabs>
        <w:rPr>
          <w:noProof/>
          <w:lang w:val="en-CA" w:eastAsia="en-CA"/>
        </w:rPr>
      </w:pPr>
      <w:r>
        <w:rPr>
          <w:noProof/>
        </w:rPr>
        <w:t>3</w:t>
      </w:r>
      <w:r>
        <w:rPr>
          <w:noProof/>
          <w:lang w:val="en-CA" w:eastAsia="en-CA"/>
        </w:rPr>
        <w:tab/>
      </w:r>
      <w:r>
        <w:rPr>
          <w:noProof/>
        </w:rPr>
        <w:t>Physical Characteristics</w:t>
      </w:r>
      <w:r>
        <w:rPr>
          <w:noProof/>
        </w:rPr>
        <w:tab/>
      </w:r>
      <w:r>
        <w:rPr>
          <w:noProof/>
        </w:rPr>
        <w:fldChar w:fldCharType="begin"/>
      </w:r>
      <w:r>
        <w:rPr>
          <w:noProof/>
        </w:rPr>
        <w:instrText xml:space="preserve"> PAGEREF _Toc26515458 \h </w:instrText>
      </w:r>
      <w:r>
        <w:rPr>
          <w:noProof/>
        </w:rPr>
      </w:r>
      <w:r>
        <w:rPr>
          <w:noProof/>
        </w:rPr>
        <w:fldChar w:fldCharType="separate"/>
      </w:r>
      <w:r>
        <w:rPr>
          <w:noProof/>
        </w:rPr>
        <w:t>6</w:t>
      </w:r>
      <w:r>
        <w:rPr>
          <w:noProof/>
        </w:rPr>
        <w:fldChar w:fldCharType="end"/>
      </w:r>
    </w:p>
    <w:p w14:paraId="7C08F204" w14:textId="0E15037F" w:rsidR="005A21BD" w:rsidRDefault="005A21BD">
      <w:pPr>
        <w:pStyle w:val="TOC2"/>
        <w:tabs>
          <w:tab w:val="left" w:pos="880"/>
          <w:tab w:val="right" w:leader="dot" w:pos="9350"/>
        </w:tabs>
        <w:rPr>
          <w:noProof/>
          <w:lang w:val="en-CA" w:eastAsia="en-CA"/>
        </w:rPr>
      </w:pPr>
      <w:r>
        <w:rPr>
          <w:noProof/>
        </w:rPr>
        <w:t>3.1</w:t>
      </w:r>
      <w:r>
        <w:rPr>
          <w:noProof/>
          <w:lang w:val="en-CA" w:eastAsia="en-CA"/>
        </w:rPr>
        <w:tab/>
      </w:r>
      <w:r>
        <w:rPr>
          <w:noProof/>
        </w:rPr>
        <w:t>System Description</w:t>
      </w:r>
      <w:r>
        <w:rPr>
          <w:noProof/>
        </w:rPr>
        <w:tab/>
      </w:r>
      <w:r>
        <w:rPr>
          <w:noProof/>
        </w:rPr>
        <w:fldChar w:fldCharType="begin"/>
      </w:r>
      <w:r>
        <w:rPr>
          <w:noProof/>
        </w:rPr>
        <w:instrText xml:space="preserve"> PAGEREF _Toc26515459 \h </w:instrText>
      </w:r>
      <w:r>
        <w:rPr>
          <w:noProof/>
        </w:rPr>
      </w:r>
      <w:r>
        <w:rPr>
          <w:noProof/>
        </w:rPr>
        <w:fldChar w:fldCharType="separate"/>
      </w:r>
      <w:r>
        <w:rPr>
          <w:noProof/>
        </w:rPr>
        <w:t>6</w:t>
      </w:r>
      <w:r>
        <w:rPr>
          <w:noProof/>
        </w:rPr>
        <w:fldChar w:fldCharType="end"/>
      </w:r>
    </w:p>
    <w:p w14:paraId="7E3986B9" w14:textId="5F23A35B" w:rsidR="005A21BD" w:rsidRDefault="005A21BD">
      <w:pPr>
        <w:pStyle w:val="TOC2"/>
        <w:tabs>
          <w:tab w:val="left" w:pos="880"/>
          <w:tab w:val="right" w:leader="dot" w:pos="9350"/>
        </w:tabs>
        <w:rPr>
          <w:noProof/>
          <w:lang w:val="en-CA" w:eastAsia="en-CA"/>
        </w:rPr>
      </w:pPr>
      <w:r>
        <w:rPr>
          <w:noProof/>
        </w:rPr>
        <w:t>3.2</w:t>
      </w:r>
      <w:r>
        <w:rPr>
          <w:noProof/>
          <w:lang w:val="en-CA" w:eastAsia="en-CA"/>
        </w:rPr>
        <w:tab/>
      </w:r>
      <w:r>
        <w:rPr>
          <w:noProof/>
        </w:rPr>
        <w:t>Dimensions and Mass Properties</w:t>
      </w:r>
      <w:r>
        <w:rPr>
          <w:noProof/>
        </w:rPr>
        <w:tab/>
      </w:r>
      <w:r>
        <w:rPr>
          <w:noProof/>
        </w:rPr>
        <w:fldChar w:fldCharType="begin"/>
      </w:r>
      <w:r>
        <w:rPr>
          <w:noProof/>
        </w:rPr>
        <w:instrText xml:space="preserve"> PAGEREF _Toc26515460 \h </w:instrText>
      </w:r>
      <w:r>
        <w:rPr>
          <w:noProof/>
        </w:rPr>
      </w:r>
      <w:r>
        <w:rPr>
          <w:noProof/>
        </w:rPr>
        <w:fldChar w:fldCharType="separate"/>
      </w:r>
      <w:r>
        <w:rPr>
          <w:noProof/>
        </w:rPr>
        <w:t>13</w:t>
      </w:r>
      <w:r>
        <w:rPr>
          <w:noProof/>
        </w:rPr>
        <w:fldChar w:fldCharType="end"/>
      </w:r>
    </w:p>
    <w:p w14:paraId="7FF27066" w14:textId="6AB2D25F" w:rsidR="005A21BD" w:rsidRDefault="005A21BD">
      <w:pPr>
        <w:pStyle w:val="TOC2"/>
        <w:tabs>
          <w:tab w:val="left" w:pos="880"/>
          <w:tab w:val="right" w:leader="dot" w:pos="9350"/>
        </w:tabs>
        <w:rPr>
          <w:noProof/>
          <w:lang w:val="en-CA" w:eastAsia="en-CA"/>
        </w:rPr>
      </w:pPr>
      <w:r>
        <w:rPr>
          <w:noProof/>
        </w:rPr>
        <w:t>3.3</w:t>
      </w:r>
      <w:r>
        <w:rPr>
          <w:noProof/>
          <w:lang w:val="en-CA" w:eastAsia="en-CA"/>
        </w:rPr>
        <w:tab/>
      </w:r>
      <w:r>
        <w:rPr>
          <w:noProof/>
        </w:rPr>
        <w:t>Deployable Systems</w:t>
      </w:r>
      <w:r>
        <w:rPr>
          <w:noProof/>
        </w:rPr>
        <w:tab/>
      </w:r>
      <w:r>
        <w:rPr>
          <w:noProof/>
        </w:rPr>
        <w:fldChar w:fldCharType="begin"/>
      </w:r>
      <w:r>
        <w:rPr>
          <w:noProof/>
        </w:rPr>
        <w:instrText xml:space="preserve"> PAGEREF _Toc26515461 \h </w:instrText>
      </w:r>
      <w:r>
        <w:rPr>
          <w:noProof/>
        </w:rPr>
      </w:r>
      <w:r>
        <w:rPr>
          <w:noProof/>
        </w:rPr>
        <w:fldChar w:fldCharType="separate"/>
      </w:r>
      <w:r>
        <w:rPr>
          <w:noProof/>
        </w:rPr>
        <w:t>16</w:t>
      </w:r>
      <w:r>
        <w:rPr>
          <w:noProof/>
        </w:rPr>
        <w:fldChar w:fldCharType="end"/>
      </w:r>
    </w:p>
    <w:p w14:paraId="12CEE960" w14:textId="3A7236E9" w:rsidR="005A21BD" w:rsidRDefault="005A21BD">
      <w:pPr>
        <w:pStyle w:val="TOC2"/>
        <w:tabs>
          <w:tab w:val="left" w:pos="880"/>
          <w:tab w:val="right" w:leader="dot" w:pos="9350"/>
        </w:tabs>
        <w:rPr>
          <w:noProof/>
          <w:lang w:val="en-CA" w:eastAsia="en-CA"/>
        </w:rPr>
      </w:pPr>
      <w:r>
        <w:rPr>
          <w:noProof/>
        </w:rPr>
        <w:t>3.4</w:t>
      </w:r>
      <w:r>
        <w:rPr>
          <w:noProof/>
          <w:lang w:val="en-CA" w:eastAsia="en-CA"/>
        </w:rPr>
        <w:tab/>
      </w:r>
      <w:r>
        <w:rPr>
          <w:noProof/>
        </w:rPr>
        <w:t>Separation Springs</w:t>
      </w:r>
      <w:r>
        <w:rPr>
          <w:noProof/>
        </w:rPr>
        <w:tab/>
      </w:r>
      <w:r>
        <w:rPr>
          <w:noProof/>
        </w:rPr>
        <w:fldChar w:fldCharType="begin"/>
      </w:r>
      <w:r>
        <w:rPr>
          <w:noProof/>
        </w:rPr>
        <w:instrText xml:space="preserve"> PAGEREF _Toc26515462 \h </w:instrText>
      </w:r>
      <w:r>
        <w:rPr>
          <w:noProof/>
        </w:rPr>
      </w:r>
      <w:r>
        <w:rPr>
          <w:noProof/>
        </w:rPr>
        <w:fldChar w:fldCharType="separate"/>
      </w:r>
      <w:r>
        <w:rPr>
          <w:noProof/>
        </w:rPr>
        <w:t>18</w:t>
      </w:r>
      <w:r>
        <w:rPr>
          <w:noProof/>
        </w:rPr>
        <w:fldChar w:fldCharType="end"/>
      </w:r>
    </w:p>
    <w:p w14:paraId="26DBC624" w14:textId="72EDCDFB" w:rsidR="005A21BD" w:rsidRDefault="005A21BD">
      <w:pPr>
        <w:pStyle w:val="TOC2"/>
        <w:tabs>
          <w:tab w:val="left" w:pos="880"/>
          <w:tab w:val="right" w:leader="dot" w:pos="9350"/>
        </w:tabs>
        <w:rPr>
          <w:noProof/>
          <w:lang w:val="en-CA" w:eastAsia="en-CA"/>
        </w:rPr>
      </w:pPr>
      <w:r>
        <w:rPr>
          <w:noProof/>
        </w:rPr>
        <w:t>3.5</w:t>
      </w:r>
      <w:r>
        <w:rPr>
          <w:noProof/>
          <w:lang w:val="en-CA" w:eastAsia="en-CA"/>
        </w:rPr>
        <w:tab/>
      </w:r>
      <w:r>
        <w:rPr>
          <w:noProof/>
        </w:rPr>
        <w:t>Deployment Switches</w:t>
      </w:r>
      <w:r>
        <w:rPr>
          <w:noProof/>
        </w:rPr>
        <w:tab/>
      </w:r>
      <w:r>
        <w:rPr>
          <w:noProof/>
        </w:rPr>
        <w:fldChar w:fldCharType="begin"/>
      </w:r>
      <w:r>
        <w:rPr>
          <w:noProof/>
        </w:rPr>
        <w:instrText xml:space="preserve"> PAGEREF _Toc26515463 \h </w:instrText>
      </w:r>
      <w:r>
        <w:rPr>
          <w:noProof/>
        </w:rPr>
      </w:r>
      <w:r>
        <w:rPr>
          <w:noProof/>
        </w:rPr>
        <w:fldChar w:fldCharType="separate"/>
      </w:r>
      <w:r>
        <w:rPr>
          <w:noProof/>
        </w:rPr>
        <w:t>18</w:t>
      </w:r>
      <w:r>
        <w:rPr>
          <w:noProof/>
        </w:rPr>
        <w:fldChar w:fldCharType="end"/>
      </w:r>
    </w:p>
    <w:p w14:paraId="584D2ABE" w14:textId="2DCB034D" w:rsidR="005A21BD" w:rsidRDefault="005A21BD">
      <w:pPr>
        <w:pStyle w:val="TOC2"/>
        <w:tabs>
          <w:tab w:val="left" w:pos="880"/>
          <w:tab w:val="right" w:leader="dot" w:pos="9350"/>
        </w:tabs>
        <w:rPr>
          <w:noProof/>
          <w:lang w:val="en-CA" w:eastAsia="en-CA"/>
        </w:rPr>
      </w:pPr>
      <w:r>
        <w:rPr>
          <w:noProof/>
        </w:rPr>
        <w:t>3.6</w:t>
      </w:r>
      <w:r>
        <w:rPr>
          <w:noProof/>
          <w:lang w:val="en-CA" w:eastAsia="en-CA"/>
        </w:rPr>
        <w:tab/>
      </w:r>
      <w:r>
        <w:rPr>
          <w:noProof/>
        </w:rPr>
        <w:t>Vent Area Assessment</w:t>
      </w:r>
      <w:r>
        <w:rPr>
          <w:noProof/>
        </w:rPr>
        <w:tab/>
      </w:r>
      <w:r>
        <w:rPr>
          <w:noProof/>
        </w:rPr>
        <w:fldChar w:fldCharType="begin"/>
      </w:r>
      <w:r>
        <w:rPr>
          <w:noProof/>
        </w:rPr>
        <w:instrText xml:space="preserve"> PAGEREF _Toc26515464 \h </w:instrText>
      </w:r>
      <w:r>
        <w:rPr>
          <w:noProof/>
        </w:rPr>
      </w:r>
      <w:r>
        <w:rPr>
          <w:noProof/>
        </w:rPr>
        <w:fldChar w:fldCharType="separate"/>
      </w:r>
      <w:r>
        <w:rPr>
          <w:noProof/>
        </w:rPr>
        <w:t>19</w:t>
      </w:r>
      <w:r>
        <w:rPr>
          <w:noProof/>
        </w:rPr>
        <w:fldChar w:fldCharType="end"/>
      </w:r>
    </w:p>
    <w:p w14:paraId="236DA8CC" w14:textId="4DFFF7A5" w:rsidR="005A21BD" w:rsidRDefault="005A21BD">
      <w:pPr>
        <w:pStyle w:val="TOC1"/>
        <w:tabs>
          <w:tab w:val="left" w:pos="440"/>
          <w:tab w:val="right" w:leader="dot" w:pos="9350"/>
        </w:tabs>
        <w:rPr>
          <w:noProof/>
          <w:lang w:val="en-CA" w:eastAsia="en-CA"/>
        </w:rPr>
      </w:pPr>
      <w:r>
        <w:rPr>
          <w:noProof/>
        </w:rPr>
        <w:t>4</w:t>
      </w:r>
      <w:r>
        <w:rPr>
          <w:noProof/>
          <w:lang w:val="en-CA" w:eastAsia="en-CA"/>
        </w:rPr>
        <w:tab/>
      </w:r>
      <w:r>
        <w:rPr>
          <w:noProof/>
        </w:rPr>
        <w:t>Electrical Power System (EPS)</w:t>
      </w:r>
      <w:r>
        <w:rPr>
          <w:noProof/>
        </w:rPr>
        <w:tab/>
      </w:r>
      <w:r>
        <w:rPr>
          <w:noProof/>
        </w:rPr>
        <w:fldChar w:fldCharType="begin"/>
      </w:r>
      <w:r>
        <w:rPr>
          <w:noProof/>
        </w:rPr>
        <w:instrText xml:space="preserve"> PAGEREF _Toc26515465 \h </w:instrText>
      </w:r>
      <w:r>
        <w:rPr>
          <w:noProof/>
        </w:rPr>
      </w:r>
      <w:r>
        <w:rPr>
          <w:noProof/>
        </w:rPr>
        <w:fldChar w:fldCharType="separate"/>
      </w:r>
      <w:r>
        <w:rPr>
          <w:noProof/>
        </w:rPr>
        <w:t>20</w:t>
      </w:r>
      <w:r>
        <w:rPr>
          <w:noProof/>
        </w:rPr>
        <w:fldChar w:fldCharType="end"/>
      </w:r>
    </w:p>
    <w:p w14:paraId="40F1518E" w14:textId="73A46E45" w:rsidR="005A21BD" w:rsidRDefault="005A21BD">
      <w:pPr>
        <w:pStyle w:val="TOC2"/>
        <w:tabs>
          <w:tab w:val="left" w:pos="880"/>
          <w:tab w:val="right" w:leader="dot" w:pos="9350"/>
        </w:tabs>
        <w:rPr>
          <w:noProof/>
          <w:lang w:val="en-CA" w:eastAsia="en-CA"/>
        </w:rPr>
      </w:pPr>
      <w:r>
        <w:rPr>
          <w:noProof/>
        </w:rPr>
        <w:t>4.1</w:t>
      </w:r>
      <w:r>
        <w:rPr>
          <w:noProof/>
          <w:lang w:val="en-CA" w:eastAsia="en-CA"/>
        </w:rPr>
        <w:tab/>
      </w:r>
      <w:r>
        <w:rPr>
          <w:noProof/>
        </w:rPr>
        <w:t>EPS Schematics</w:t>
      </w:r>
      <w:r>
        <w:rPr>
          <w:noProof/>
        </w:rPr>
        <w:tab/>
      </w:r>
      <w:r>
        <w:rPr>
          <w:noProof/>
        </w:rPr>
        <w:fldChar w:fldCharType="begin"/>
      </w:r>
      <w:r>
        <w:rPr>
          <w:noProof/>
        </w:rPr>
        <w:instrText xml:space="preserve"> PAGEREF _Toc26515466 \h </w:instrText>
      </w:r>
      <w:r>
        <w:rPr>
          <w:noProof/>
        </w:rPr>
      </w:r>
      <w:r>
        <w:rPr>
          <w:noProof/>
        </w:rPr>
        <w:fldChar w:fldCharType="separate"/>
      </w:r>
      <w:r>
        <w:rPr>
          <w:noProof/>
        </w:rPr>
        <w:t>20</w:t>
      </w:r>
      <w:r>
        <w:rPr>
          <w:noProof/>
        </w:rPr>
        <w:fldChar w:fldCharType="end"/>
      </w:r>
    </w:p>
    <w:p w14:paraId="04D29E50" w14:textId="1B13234E" w:rsidR="005A21BD" w:rsidRDefault="005A21BD">
      <w:pPr>
        <w:pStyle w:val="TOC2"/>
        <w:tabs>
          <w:tab w:val="left" w:pos="880"/>
          <w:tab w:val="right" w:leader="dot" w:pos="9350"/>
        </w:tabs>
        <w:rPr>
          <w:noProof/>
          <w:lang w:val="en-CA" w:eastAsia="en-CA"/>
        </w:rPr>
      </w:pPr>
      <w:r>
        <w:rPr>
          <w:noProof/>
        </w:rPr>
        <w:t>4.2</w:t>
      </w:r>
      <w:r>
        <w:rPr>
          <w:noProof/>
          <w:lang w:val="en-CA" w:eastAsia="en-CA"/>
        </w:rPr>
        <w:tab/>
      </w:r>
      <w:r>
        <w:rPr>
          <w:noProof/>
        </w:rPr>
        <w:t>Battery Flight Acceptance Tests</w:t>
      </w:r>
      <w:r>
        <w:rPr>
          <w:noProof/>
        </w:rPr>
        <w:tab/>
      </w:r>
      <w:r>
        <w:rPr>
          <w:noProof/>
        </w:rPr>
        <w:fldChar w:fldCharType="begin"/>
      </w:r>
      <w:r>
        <w:rPr>
          <w:noProof/>
        </w:rPr>
        <w:instrText xml:space="preserve"> PAGEREF _Toc26515467 \h </w:instrText>
      </w:r>
      <w:r>
        <w:rPr>
          <w:noProof/>
        </w:rPr>
      </w:r>
      <w:r>
        <w:rPr>
          <w:noProof/>
        </w:rPr>
        <w:fldChar w:fldCharType="separate"/>
      </w:r>
      <w:r>
        <w:rPr>
          <w:noProof/>
        </w:rPr>
        <w:t>23</w:t>
      </w:r>
      <w:r>
        <w:rPr>
          <w:noProof/>
        </w:rPr>
        <w:fldChar w:fldCharType="end"/>
      </w:r>
    </w:p>
    <w:p w14:paraId="1F1021DB" w14:textId="088C107D" w:rsidR="005A21BD" w:rsidRDefault="005A21BD">
      <w:pPr>
        <w:pStyle w:val="TOC1"/>
        <w:tabs>
          <w:tab w:val="left" w:pos="440"/>
          <w:tab w:val="right" w:leader="dot" w:pos="9350"/>
        </w:tabs>
        <w:rPr>
          <w:noProof/>
          <w:lang w:val="en-CA" w:eastAsia="en-CA"/>
        </w:rPr>
      </w:pPr>
      <w:r>
        <w:rPr>
          <w:noProof/>
        </w:rPr>
        <w:t>5</w:t>
      </w:r>
      <w:r>
        <w:rPr>
          <w:noProof/>
          <w:lang w:val="en-CA" w:eastAsia="en-CA"/>
        </w:rPr>
        <w:tab/>
      </w:r>
      <w:r>
        <w:rPr>
          <w:noProof/>
        </w:rPr>
        <w:t>Secondary Locking Feature</w:t>
      </w:r>
      <w:r>
        <w:rPr>
          <w:noProof/>
        </w:rPr>
        <w:tab/>
      </w:r>
      <w:r>
        <w:rPr>
          <w:noProof/>
        </w:rPr>
        <w:fldChar w:fldCharType="begin"/>
      </w:r>
      <w:r>
        <w:rPr>
          <w:noProof/>
        </w:rPr>
        <w:instrText xml:space="preserve"> PAGEREF _Toc26515468 \h </w:instrText>
      </w:r>
      <w:r>
        <w:rPr>
          <w:noProof/>
        </w:rPr>
      </w:r>
      <w:r>
        <w:rPr>
          <w:noProof/>
        </w:rPr>
        <w:fldChar w:fldCharType="separate"/>
      </w:r>
      <w:r>
        <w:rPr>
          <w:noProof/>
        </w:rPr>
        <w:t>23</w:t>
      </w:r>
      <w:r>
        <w:rPr>
          <w:noProof/>
        </w:rPr>
        <w:fldChar w:fldCharType="end"/>
      </w:r>
    </w:p>
    <w:p w14:paraId="48EF8A47" w14:textId="1AE4C677" w:rsidR="005A21BD" w:rsidRDefault="005A21BD">
      <w:pPr>
        <w:pStyle w:val="TOC1"/>
        <w:tabs>
          <w:tab w:val="left" w:pos="440"/>
          <w:tab w:val="right" w:leader="dot" w:pos="9350"/>
        </w:tabs>
        <w:rPr>
          <w:noProof/>
          <w:lang w:val="en-CA" w:eastAsia="en-CA"/>
        </w:rPr>
      </w:pPr>
      <w:r>
        <w:rPr>
          <w:noProof/>
        </w:rPr>
        <w:t>6</w:t>
      </w:r>
      <w:r>
        <w:rPr>
          <w:noProof/>
          <w:lang w:val="en-CA" w:eastAsia="en-CA"/>
        </w:rPr>
        <w:tab/>
      </w:r>
      <w:r>
        <w:rPr>
          <w:noProof/>
        </w:rPr>
        <w:t>Communications System</w:t>
      </w:r>
      <w:r>
        <w:rPr>
          <w:noProof/>
        </w:rPr>
        <w:tab/>
      </w:r>
      <w:r>
        <w:rPr>
          <w:noProof/>
        </w:rPr>
        <w:fldChar w:fldCharType="begin"/>
      </w:r>
      <w:r>
        <w:rPr>
          <w:noProof/>
        </w:rPr>
        <w:instrText xml:space="preserve"> PAGEREF _Toc26515469 \h </w:instrText>
      </w:r>
      <w:r>
        <w:rPr>
          <w:noProof/>
        </w:rPr>
      </w:r>
      <w:r>
        <w:rPr>
          <w:noProof/>
        </w:rPr>
        <w:fldChar w:fldCharType="separate"/>
      </w:r>
      <w:r>
        <w:rPr>
          <w:noProof/>
        </w:rPr>
        <w:t>24</w:t>
      </w:r>
      <w:r>
        <w:rPr>
          <w:noProof/>
        </w:rPr>
        <w:fldChar w:fldCharType="end"/>
      </w:r>
    </w:p>
    <w:p w14:paraId="289896B8" w14:textId="4287C3BD" w:rsidR="005A21BD" w:rsidRDefault="005A21BD">
      <w:pPr>
        <w:pStyle w:val="TOC1"/>
        <w:tabs>
          <w:tab w:val="left" w:pos="440"/>
          <w:tab w:val="right" w:leader="dot" w:pos="9350"/>
        </w:tabs>
        <w:rPr>
          <w:noProof/>
          <w:lang w:val="en-CA" w:eastAsia="en-CA"/>
        </w:rPr>
      </w:pPr>
      <w:r>
        <w:rPr>
          <w:noProof/>
        </w:rPr>
        <w:t>7</w:t>
      </w:r>
      <w:r>
        <w:rPr>
          <w:noProof/>
          <w:lang w:val="en-CA" w:eastAsia="en-CA"/>
        </w:rPr>
        <w:tab/>
      </w:r>
      <w:r>
        <w:rPr>
          <w:noProof/>
        </w:rPr>
        <w:t>Attitude Determination and Control System (ADCS)</w:t>
      </w:r>
      <w:r>
        <w:rPr>
          <w:noProof/>
        </w:rPr>
        <w:tab/>
      </w:r>
      <w:r>
        <w:rPr>
          <w:noProof/>
        </w:rPr>
        <w:fldChar w:fldCharType="begin"/>
      </w:r>
      <w:r>
        <w:rPr>
          <w:noProof/>
        </w:rPr>
        <w:instrText xml:space="preserve"> PAGEREF _Toc26515470 \h </w:instrText>
      </w:r>
      <w:r>
        <w:rPr>
          <w:noProof/>
        </w:rPr>
      </w:r>
      <w:r>
        <w:rPr>
          <w:noProof/>
        </w:rPr>
        <w:fldChar w:fldCharType="separate"/>
      </w:r>
      <w:r>
        <w:rPr>
          <w:noProof/>
        </w:rPr>
        <w:t>26</w:t>
      </w:r>
      <w:r>
        <w:rPr>
          <w:noProof/>
        </w:rPr>
        <w:fldChar w:fldCharType="end"/>
      </w:r>
    </w:p>
    <w:p w14:paraId="00DACAEB" w14:textId="1DDE9825" w:rsidR="005A21BD" w:rsidRDefault="005A21BD">
      <w:pPr>
        <w:pStyle w:val="TOC2"/>
        <w:tabs>
          <w:tab w:val="left" w:pos="880"/>
          <w:tab w:val="right" w:leader="dot" w:pos="9350"/>
        </w:tabs>
        <w:rPr>
          <w:noProof/>
          <w:lang w:val="en-CA" w:eastAsia="en-CA"/>
        </w:rPr>
      </w:pPr>
      <w:r>
        <w:rPr>
          <w:noProof/>
        </w:rPr>
        <w:t>7.1</w:t>
      </w:r>
      <w:r>
        <w:rPr>
          <w:noProof/>
          <w:lang w:val="en-CA" w:eastAsia="en-CA"/>
        </w:rPr>
        <w:tab/>
      </w:r>
      <w:r>
        <w:rPr>
          <w:noProof/>
        </w:rPr>
        <w:t>ADCS Description</w:t>
      </w:r>
      <w:r>
        <w:rPr>
          <w:noProof/>
        </w:rPr>
        <w:tab/>
      </w:r>
      <w:r>
        <w:rPr>
          <w:noProof/>
        </w:rPr>
        <w:fldChar w:fldCharType="begin"/>
      </w:r>
      <w:r>
        <w:rPr>
          <w:noProof/>
        </w:rPr>
        <w:instrText xml:space="preserve"> PAGEREF _Toc26515471 \h </w:instrText>
      </w:r>
      <w:r>
        <w:rPr>
          <w:noProof/>
        </w:rPr>
      </w:r>
      <w:r>
        <w:rPr>
          <w:noProof/>
        </w:rPr>
        <w:fldChar w:fldCharType="separate"/>
      </w:r>
      <w:r>
        <w:rPr>
          <w:noProof/>
        </w:rPr>
        <w:t>26</w:t>
      </w:r>
      <w:r>
        <w:rPr>
          <w:noProof/>
        </w:rPr>
        <w:fldChar w:fldCharType="end"/>
      </w:r>
    </w:p>
    <w:p w14:paraId="64A74414" w14:textId="284717C5" w:rsidR="005A21BD" w:rsidRDefault="005A21BD">
      <w:pPr>
        <w:pStyle w:val="TOC2"/>
        <w:tabs>
          <w:tab w:val="left" w:pos="880"/>
          <w:tab w:val="right" w:leader="dot" w:pos="9350"/>
        </w:tabs>
        <w:rPr>
          <w:noProof/>
          <w:lang w:val="en-CA" w:eastAsia="en-CA"/>
        </w:rPr>
      </w:pPr>
      <w:r>
        <w:rPr>
          <w:noProof/>
        </w:rPr>
        <w:t>7.2</w:t>
      </w:r>
      <w:r>
        <w:rPr>
          <w:noProof/>
          <w:lang w:val="en-CA" w:eastAsia="en-CA"/>
        </w:rPr>
        <w:tab/>
      </w:r>
      <w:r>
        <w:rPr>
          <w:noProof/>
        </w:rPr>
        <w:t>Magnetic Devices</w:t>
      </w:r>
      <w:r>
        <w:rPr>
          <w:noProof/>
        </w:rPr>
        <w:tab/>
      </w:r>
      <w:r>
        <w:rPr>
          <w:noProof/>
        </w:rPr>
        <w:fldChar w:fldCharType="begin"/>
      </w:r>
      <w:r>
        <w:rPr>
          <w:noProof/>
        </w:rPr>
        <w:instrText xml:space="preserve"> PAGEREF _Toc26515472 \h </w:instrText>
      </w:r>
      <w:r>
        <w:rPr>
          <w:noProof/>
        </w:rPr>
      </w:r>
      <w:r>
        <w:rPr>
          <w:noProof/>
        </w:rPr>
        <w:fldChar w:fldCharType="separate"/>
      </w:r>
      <w:r>
        <w:rPr>
          <w:noProof/>
        </w:rPr>
        <w:t>26</w:t>
      </w:r>
      <w:r>
        <w:rPr>
          <w:noProof/>
        </w:rPr>
        <w:fldChar w:fldCharType="end"/>
      </w:r>
    </w:p>
    <w:p w14:paraId="7FEBA1A2" w14:textId="132815CB" w:rsidR="005A21BD" w:rsidRDefault="005A21BD">
      <w:pPr>
        <w:pStyle w:val="TOC1"/>
        <w:tabs>
          <w:tab w:val="left" w:pos="440"/>
          <w:tab w:val="right" w:leader="dot" w:pos="9350"/>
        </w:tabs>
        <w:rPr>
          <w:noProof/>
          <w:lang w:val="en-CA" w:eastAsia="en-CA"/>
        </w:rPr>
      </w:pPr>
      <w:r>
        <w:rPr>
          <w:noProof/>
        </w:rPr>
        <w:t>8</w:t>
      </w:r>
      <w:r>
        <w:rPr>
          <w:noProof/>
          <w:lang w:val="en-CA" w:eastAsia="en-CA"/>
        </w:rPr>
        <w:tab/>
      </w:r>
      <w:r>
        <w:rPr>
          <w:noProof/>
        </w:rPr>
        <w:t>Integration</w:t>
      </w:r>
      <w:r>
        <w:rPr>
          <w:noProof/>
        </w:rPr>
        <w:tab/>
      </w:r>
      <w:r>
        <w:rPr>
          <w:noProof/>
        </w:rPr>
        <w:fldChar w:fldCharType="begin"/>
      </w:r>
      <w:r>
        <w:rPr>
          <w:noProof/>
        </w:rPr>
        <w:instrText xml:space="preserve"> PAGEREF _Toc26515473 \h </w:instrText>
      </w:r>
      <w:r>
        <w:rPr>
          <w:noProof/>
        </w:rPr>
      </w:r>
      <w:r>
        <w:rPr>
          <w:noProof/>
        </w:rPr>
        <w:fldChar w:fldCharType="separate"/>
      </w:r>
      <w:r>
        <w:rPr>
          <w:noProof/>
        </w:rPr>
        <w:t>27</w:t>
      </w:r>
      <w:r>
        <w:rPr>
          <w:noProof/>
        </w:rPr>
        <w:fldChar w:fldCharType="end"/>
      </w:r>
    </w:p>
    <w:p w14:paraId="0DA4BE83" w14:textId="65D2FBEC" w:rsidR="005A21BD" w:rsidRDefault="005A21BD">
      <w:pPr>
        <w:pStyle w:val="TOC2"/>
        <w:tabs>
          <w:tab w:val="left" w:pos="880"/>
          <w:tab w:val="right" w:leader="dot" w:pos="9350"/>
        </w:tabs>
        <w:rPr>
          <w:noProof/>
          <w:lang w:val="en-CA" w:eastAsia="en-CA"/>
        </w:rPr>
      </w:pPr>
      <w:r>
        <w:rPr>
          <w:noProof/>
        </w:rPr>
        <w:t>8.1</w:t>
      </w:r>
      <w:r>
        <w:rPr>
          <w:noProof/>
          <w:lang w:val="en-CA" w:eastAsia="en-CA"/>
        </w:rPr>
        <w:tab/>
      </w:r>
      <w:r>
        <w:rPr>
          <w:noProof/>
        </w:rPr>
        <w:t>CubeSat Flight Model Data</w:t>
      </w:r>
      <w:r>
        <w:rPr>
          <w:noProof/>
        </w:rPr>
        <w:tab/>
      </w:r>
      <w:r>
        <w:rPr>
          <w:noProof/>
        </w:rPr>
        <w:fldChar w:fldCharType="begin"/>
      </w:r>
      <w:r>
        <w:rPr>
          <w:noProof/>
        </w:rPr>
        <w:instrText xml:space="preserve"> PAGEREF _Toc26515474 \h </w:instrText>
      </w:r>
      <w:r>
        <w:rPr>
          <w:noProof/>
        </w:rPr>
      </w:r>
      <w:r>
        <w:rPr>
          <w:noProof/>
        </w:rPr>
        <w:fldChar w:fldCharType="separate"/>
      </w:r>
      <w:r>
        <w:rPr>
          <w:noProof/>
        </w:rPr>
        <w:t>27</w:t>
      </w:r>
      <w:r>
        <w:rPr>
          <w:noProof/>
        </w:rPr>
        <w:fldChar w:fldCharType="end"/>
      </w:r>
    </w:p>
    <w:p w14:paraId="042D6868" w14:textId="57564AA7" w:rsidR="005A21BD" w:rsidRDefault="005A21BD">
      <w:pPr>
        <w:pStyle w:val="TOC1"/>
        <w:tabs>
          <w:tab w:val="left" w:pos="440"/>
          <w:tab w:val="right" w:leader="dot" w:pos="9350"/>
        </w:tabs>
        <w:rPr>
          <w:noProof/>
          <w:lang w:val="en-CA" w:eastAsia="en-CA"/>
        </w:rPr>
      </w:pPr>
      <w:r>
        <w:rPr>
          <w:noProof/>
        </w:rPr>
        <w:t>9</w:t>
      </w:r>
      <w:r>
        <w:rPr>
          <w:noProof/>
          <w:lang w:val="en-CA" w:eastAsia="en-CA"/>
        </w:rPr>
        <w:tab/>
      </w:r>
      <w:r>
        <w:rPr>
          <w:noProof/>
        </w:rPr>
        <w:t>General Requirements</w:t>
      </w:r>
      <w:r>
        <w:rPr>
          <w:noProof/>
        </w:rPr>
        <w:tab/>
      </w:r>
      <w:r>
        <w:rPr>
          <w:noProof/>
        </w:rPr>
        <w:fldChar w:fldCharType="begin"/>
      </w:r>
      <w:r>
        <w:rPr>
          <w:noProof/>
        </w:rPr>
        <w:instrText xml:space="preserve"> PAGEREF _Toc26515475 \h </w:instrText>
      </w:r>
      <w:r>
        <w:rPr>
          <w:noProof/>
        </w:rPr>
      </w:r>
      <w:r>
        <w:rPr>
          <w:noProof/>
        </w:rPr>
        <w:fldChar w:fldCharType="separate"/>
      </w:r>
      <w:r>
        <w:rPr>
          <w:noProof/>
        </w:rPr>
        <w:t>28</w:t>
      </w:r>
      <w:r>
        <w:rPr>
          <w:noProof/>
        </w:rPr>
        <w:fldChar w:fldCharType="end"/>
      </w:r>
    </w:p>
    <w:p w14:paraId="5D0B15D3" w14:textId="26D284B5" w:rsidR="005A21BD" w:rsidRDefault="005A21BD">
      <w:pPr>
        <w:pStyle w:val="TOC2"/>
        <w:tabs>
          <w:tab w:val="left" w:pos="880"/>
          <w:tab w:val="right" w:leader="dot" w:pos="9350"/>
        </w:tabs>
        <w:rPr>
          <w:noProof/>
          <w:lang w:val="en-CA" w:eastAsia="en-CA"/>
        </w:rPr>
      </w:pPr>
      <w:r>
        <w:rPr>
          <w:noProof/>
        </w:rPr>
        <w:t>9.1</w:t>
      </w:r>
      <w:r>
        <w:rPr>
          <w:noProof/>
          <w:lang w:val="en-CA" w:eastAsia="en-CA"/>
        </w:rPr>
        <w:tab/>
      </w:r>
      <w:r>
        <w:rPr>
          <w:noProof/>
        </w:rPr>
        <w:t>Regulatory Compliance</w:t>
      </w:r>
      <w:r>
        <w:rPr>
          <w:noProof/>
        </w:rPr>
        <w:tab/>
      </w:r>
      <w:r>
        <w:rPr>
          <w:noProof/>
        </w:rPr>
        <w:fldChar w:fldCharType="begin"/>
      </w:r>
      <w:r>
        <w:rPr>
          <w:noProof/>
        </w:rPr>
        <w:instrText xml:space="preserve"> PAGEREF _Toc26515476 \h </w:instrText>
      </w:r>
      <w:r>
        <w:rPr>
          <w:noProof/>
        </w:rPr>
      </w:r>
      <w:r>
        <w:rPr>
          <w:noProof/>
        </w:rPr>
        <w:fldChar w:fldCharType="separate"/>
      </w:r>
      <w:r>
        <w:rPr>
          <w:noProof/>
        </w:rPr>
        <w:t>28</w:t>
      </w:r>
      <w:r>
        <w:rPr>
          <w:noProof/>
        </w:rPr>
        <w:fldChar w:fldCharType="end"/>
      </w:r>
    </w:p>
    <w:p w14:paraId="0D513AC3" w14:textId="601438FA" w:rsidR="005A21BD" w:rsidRDefault="005A21BD">
      <w:pPr>
        <w:pStyle w:val="TOC1"/>
        <w:tabs>
          <w:tab w:val="left" w:pos="660"/>
          <w:tab w:val="right" w:leader="dot" w:pos="9350"/>
        </w:tabs>
        <w:rPr>
          <w:noProof/>
          <w:lang w:val="en-CA" w:eastAsia="en-CA"/>
        </w:rPr>
      </w:pPr>
      <w:r>
        <w:rPr>
          <w:noProof/>
        </w:rPr>
        <w:t>10</w:t>
      </w:r>
      <w:r>
        <w:rPr>
          <w:noProof/>
          <w:lang w:val="en-CA" w:eastAsia="en-CA"/>
        </w:rPr>
        <w:tab/>
      </w:r>
      <w:r>
        <w:rPr>
          <w:noProof/>
        </w:rPr>
        <w:t>Propulsion System</w:t>
      </w:r>
      <w:r>
        <w:rPr>
          <w:noProof/>
        </w:rPr>
        <w:tab/>
      </w:r>
      <w:r>
        <w:rPr>
          <w:noProof/>
        </w:rPr>
        <w:fldChar w:fldCharType="begin"/>
      </w:r>
      <w:r>
        <w:rPr>
          <w:noProof/>
        </w:rPr>
        <w:instrText xml:space="preserve"> PAGEREF _Toc26515477 \h </w:instrText>
      </w:r>
      <w:r>
        <w:rPr>
          <w:noProof/>
        </w:rPr>
      </w:r>
      <w:r>
        <w:rPr>
          <w:noProof/>
        </w:rPr>
        <w:fldChar w:fldCharType="separate"/>
      </w:r>
      <w:r>
        <w:rPr>
          <w:noProof/>
        </w:rPr>
        <w:t>28</w:t>
      </w:r>
      <w:r>
        <w:rPr>
          <w:noProof/>
        </w:rPr>
        <w:fldChar w:fldCharType="end"/>
      </w:r>
    </w:p>
    <w:p w14:paraId="00480F07" w14:textId="2AF287DE" w:rsidR="005A21BD" w:rsidRDefault="005A21BD">
      <w:pPr>
        <w:pStyle w:val="TOC1"/>
        <w:tabs>
          <w:tab w:val="left" w:pos="660"/>
          <w:tab w:val="right" w:leader="dot" w:pos="9350"/>
        </w:tabs>
        <w:rPr>
          <w:noProof/>
          <w:lang w:val="en-CA" w:eastAsia="en-CA"/>
        </w:rPr>
      </w:pPr>
      <w:r>
        <w:rPr>
          <w:noProof/>
        </w:rPr>
        <w:t>11</w:t>
      </w:r>
      <w:r>
        <w:rPr>
          <w:noProof/>
          <w:lang w:val="en-CA" w:eastAsia="en-CA"/>
        </w:rPr>
        <w:tab/>
      </w:r>
      <w:r>
        <w:rPr>
          <w:noProof/>
        </w:rPr>
        <w:t>Pressure Systems</w:t>
      </w:r>
      <w:r>
        <w:rPr>
          <w:noProof/>
        </w:rPr>
        <w:tab/>
      </w:r>
      <w:r>
        <w:rPr>
          <w:noProof/>
        </w:rPr>
        <w:fldChar w:fldCharType="begin"/>
      </w:r>
      <w:r>
        <w:rPr>
          <w:noProof/>
        </w:rPr>
        <w:instrText xml:space="preserve"> PAGEREF _Toc26515478 \h </w:instrText>
      </w:r>
      <w:r>
        <w:rPr>
          <w:noProof/>
        </w:rPr>
      </w:r>
      <w:r>
        <w:rPr>
          <w:noProof/>
        </w:rPr>
        <w:fldChar w:fldCharType="separate"/>
      </w:r>
      <w:r>
        <w:rPr>
          <w:noProof/>
        </w:rPr>
        <w:t>28</w:t>
      </w:r>
      <w:r>
        <w:rPr>
          <w:noProof/>
        </w:rPr>
        <w:fldChar w:fldCharType="end"/>
      </w:r>
    </w:p>
    <w:p w14:paraId="67753E42" w14:textId="09226EE0" w:rsidR="005A21BD" w:rsidRDefault="005A21BD">
      <w:pPr>
        <w:pStyle w:val="TOC1"/>
        <w:tabs>
          <w:tab w:val="left" w:pos="660"/>
          <w:tab w:val="right" w:leader="dot" w:pos="9350"/>
        </w:tabs>
        <w:rPr>
          <w:noProof/>
          <w:lang w:val="en-CA" w:eastAsia="en-CA"/>
        </w:rPr>
      </w:pPr>
      <w:r>
        <w:rPr>
          <w:noProof/>
        </w:rPr>
        <w:t>12</w:t>
      </w:r>
      <w:r>
        <w:rPr>
          <w:noProof/>
          <w:lang w:val="en-CA" w:eastAsia="en-CA"/>
        </w:rPr>
        <w:tab/>
      </w:r>
      <w:r>
        <w:rPr>
          <w:noProof/>
        </w:rPr>
        <w:t>Thermal Control System</w:t>
      </w:r>
      <w:r>
        <w:rPr>
          <w:noProof/>
        </w:rPr>
        <w:tab/>
      </w:r>
      <w:r>
        <w:rPr>
          <w:noProof/>
        </w:rPr>
        <w:fldChar w:fldCharType="begin"/>
      </w:r>
      <w:r>
        <w:rPr>
          <w:noProof/>
        </w:rPr>
        <w:instrText xml:space="preserve"> PAGEREF _Toc26515479 \h </w:instrText>
      </w:r>
      <w:r>
        <w:rPr>
          <w:noProof/>
        </w:rPr>
      </w:r>
      <w:r>
        <w:rPr>
          <w:noProof/>
        </w:rPr>
        <w:fldChar w:fldCharType="separate"/>
      </w:r>
      <w:r>
        <w:rPr>
          <w:noProof/>
        </w:rPr>
        <w:t>29</w:t>
      </w:r>
      <w:r>
        <w:rPr>
          <w:noProof/>
        </w:rPr>
        <w:fldChar w:fldCharType="end"/>
      </w:r>
    </w:p>
    <w:p w14:paraId="17E24518" w14:textId="3BDB444B" w:rsidR="005A21BD" w:rsidRDefault="005A21BD">
      <w:pPr>
        <w:pStyle w:val="TOC1"/>
        <w:tabs>
          <w:tab w:val="left" w:pos="660"/>
          <w:tab w:val="right" w:leader="dot" w:pos="9350"/>
        </w:tabs>
        <w:rPr>
          <w:noProof/>
          <w:lang w:val="en-CA" w:eastAsia="en-CA"/>
        </w:rPr>
      </w:pPr>
      <w:r>
        <w:rPr>
          <w:noProof/>
        </w:rPr>
        <w:t>13</w:t>
      </w:r>
      <w:r>
        <w:rPr>
          <w:noProof/>
          <w:lang w:val="en-CA" w:eastAsia="en-CA"/>
        </w:rPr>
        <w:tab/>
      </w:r>
      <w:r>
        <w:rPr>
          <w:noProof/>
        </w:rPr>
        <w:t>Environmental Testing</w:t>
      </w:r>
      <w:r>
        <w:rPr>
          <w:noProof/>
        </w:rPr>
        <w:tab/>
      </w:r>
      <w:r>
        <w:rPr>
          <w:noProof/>
        </w:rPr>
        <w:fldChar w:fldCharType="begin"/>
      </w:r>
      <w:r>
        <w:rPr>
          <w:noProof/>
        </w:rPr>
        <w:instrText xml:space="preserve"> PAGEREF _Toc26515480 \h </w:instrText>
      </w:r>
      <w:r>
        <w:rPr>
          <w:noProof/>
        </w:rPr>
      </w:r>
      <w:r>
        <w:rPr>
          <w:noProof/>
        </w:rPr>
        <w:fldChar w:fldCharType="separate"/>
      </w:r>
      <w:r>
        <w:rPr>
          <w:noProof/>
        </w:rPr>
        <w:t>29</w:t>
      </w:r>
      <w:r>
        <w:rPr>
          <w:noProof/>
        </w:rPr>
        <w:fldChar w:fldCharType="end"/>
      </w:r>
    </w:p>
    <w:p w14:paraId="5E8166C9" w14:textId="65302B5A" w:rsidR="005A21BD" w:rsidRDefault="005A21BD">
      <w:pPr>
        <w:pStyle w:val="TOC2"/>
        <w:tabs>
          <w:tab w:val="left" w:pos="880"/>
          <w:tab w:val="right" w:leader="dot" w:pos="9350"/>
        </w:tabs>
        <w:rPr>
          <w:noProof/>
          <w:lang w:val="en-CA" w:eastAsia="en-CA"/>
        </w:rPr>
      </w:pPr>
      <w:r>
        <w:rPr>
          <w:noProof/>
        </w:rPr>
        <w:t>13.1</w:t>
      </w:r>
      <w:r>
        <w:rPr>
          <w:noProof/>
          <w:lang w:val="en-CA" w:eastAsia="en-CA"/>
        </w:rPr>
        <w:tab/>
      </w:r>
      <w:r>
        <w:rPr>
          <w:noProof/>
        </w:rPr>
        <w:t>Random Vibration Testing</w:t>
      </w:r>
      <w:r>
        <w:rPr>
          <w:noProof/>
        </w:rPr>
        <w:tab/>
      </w:r>
      <w:r>
        <w:rPr>
          <w:noProof/>
        </w:rPr>
        <w:fldChar w:fldCharType="begin"/>
      </w:r>
      <w:r>
        <w:rPr>
          <w:noProof/>
        </w:rPr>
        <w:instrText xml:space="preserve"> PAGEREF _Toc26515481 \h </w:instrText>
      </w:r>
      <w:r>
        <w:rPr>
          <w:noProof/>
        </w:rPr>
      </w:r>
      <w:r>
        <w:rPr>
          <w:noProof/>
        </w:rPr>
        <w:fldChar w:fldCharType="separate"/>
      </w:r>
      <w:r>
        <w:rPr>
          <w:noProof/>
        </w:rPr>
        <w:t>29</w:t>
      </w:r>
      <w:r>
        <w:rPr>
          <w:noProof/>
        </w:rPr>
        <w:fldChar w:fldCharType="end"/>
      </w:r>
    </w:p>
    <w:p w14:paraId="25510849" w14:textId="3B66FA6A" w:rsidR="005A21BD" w:rsidRDefault="005A21BD">
      <w:pPr>
        <w:pStyle w:val="TOC2"/>
        <w:tabs>
          <w:tab w:val="left" w:pos="880"/>
          <w:tab w:val="right" w:leader="dot" w:pos="9350"/>
        </w:tabs>
        <w:rPr>
          <w:noProof/>
          <w:lang w:val="en-CA" w:eastAsia="en-CA"/>
        </w:rPr>
      </w:pPr>
      <w:r>
        <w:rPr>
          <w:noProof/>
        </w:rPr>
        <w:t>13.2</w:t>
      </w:r>
      <w:r>
        <w:rPr>
          <w:noProof/>
          <w:lang w:val="en-CA" w:eastAsia="en-CA"/>
        </w:rPr>
        <w:tab/>
      </w:r>
      <w:r>
        <w:rPr>
          <w:noProof/>
        </w:rPr>
        <w:t>Pre-delivery Mechanical Compatibility Check</w:t>
      </w:r>
      <w:r>
        <w:rPr>
          <w:noProof/>
        </w:rPr>
        <w:tab/>
      </w:r>
      <w:r>
        <w:rPr>
          <w:noProof/>
        </w:rPr>
        <w:fldChar w:fldCharType="begin"/>
      </w:r>
      <w:r>
        <w:rPr>
          <w:noProof/>
        </w:rPr>
        <w:instrText xml:space="preserve"> PAGEREF _Toc26515482 \h </w:instrText>
      </w:r>
      <w:r>
        <w:rPr>
          <w:noProof/>
        </w:rPr>
      </w:r>
      <w:r>
        <w:rPr>
          <w:noProof/>
        </w:rPr>
        <w:fldChar w:fldCharType="separate"/>
      </w:r>
      <w:r>
        <w:rPr>
          <w:noProof/>
        </w:rPr>
        <w:t>30</w:t>
      </w:r>
      <w:r>
        <w:rPr>
          <w:noProof/>
        </w:rPr>
        <w:fldChar w:fldCharType="end"/>
      </w:r>
    </w:p>
    <w:p w14:paraId="30B79523" w14:textId="4C440A96" w:rsidR="005A21BD" w:rsidRDefault="005A21BD">
      <w:pPr>
        <w:pStyle w:val="TOC1"/>
        <w:tabs>
          <w:tab w:val="left" w:pos="660"/>
          <w:tab w:val="right" w:leader="dot" w:pos="9350"/>
        </w:tabs>
        <w:rPr>
          <w:noProof/>
          <w:lang w:val="en-CA" w:eastAsia="en-CA"/>
        </w:rPr>
      </w:pPr>
      <w:r>
        <w:rPr>
          <w:noProof/>
        </w:rPr>
        <w:t>14</w:t>
      </w:r>
      <w:r>
        <w:rPr>
          <w:noProof/>
          <w:lang w:val="en-CA" w:eastAsia="en-CA"/>
        </w:rPr>
        <w:tab/>
      </w:r>
      <w:r>
        <w:rPr>
          <w:noProof/>
        </w:rPr>
        <w:t>Materials Assessment</w:t>
      </w:r>
      <w:r>
        <w:rPr>
          <w:noProof/>
        </w:rPr>
        <w:tab/>
      </w:r>
      <w:r>
        <w:rPr>
          <w:noProof/>
        </w:rPr>
        <w:fldChar w:fldCharType="begin"/>
      </w:r>
      <w:r>
        <w:rPr>
          <w:noProof/>
        </w:rPr>
        <w:instrText xml:space="preserve"> PAGEREF _Toc26515483 \h </w:instrText>
      </w:r>
      <w:r>
        <w:rPr>
          <w:noProof/>
        </w:rPr>
      </w:r>
      <w:r>
        <w:rPr>
          <w:noProof/>
        </w:rPr>
        <w:fldChar w:fldCharType="separate"/>
      </w:r>
      <w:r>
        <w:rPr>
          <w:noProof/>
        </w:rPr>
        <w:t>30</w:t>
      </w:r>
      <w:r>
        <w:rPr>
          <w:noProof/>
        </w:rPr>
        <w:fldChar w:fldCharType="end"/>
      </w:r>
    </w:p>
    <w:p w14:paraId="0DE13789" w14:textId="413668A8" w:rsidR="005A21BD" w:rsidRDefault="005A21BD">
      <w:pPr>
        <w:pStyle w:val="TOC2"/>
        <w:tabs>
          <w:tab w:val="left" w:pos="880"/>
          <w:tab w:val="right" w:leader="dot" w:pos="9350"/>
        </w:tabs>
        <w:rPr>
          <w:noProof/>
          <w:lang w:val="en-CA" w:eastAsia="en-CA"/>
        </w:rPr>
      </w:pPr>
      <w:r>
        <w:rPr>
          <w:noProof/>
        </w:rPr>
        <w:lastRenderedPageBreak/>
        <w:t>14.1</w:t>
      </w:r>
      <w:r>
        <w:rPr>
          <w:noProof/>
          <w:lang w:val="en-CA" w:eastAsia="en-CA"/>
        </w:rPr>
        <w:tab/>
      </w:r>
      <w:r>
        <w:rPr>
          <w:noProof/>
        </w:rPr>
        <w:t>Frangible Materials</w:t>
      </w:r>
      <w:r>
        <w:rPr>
          <w:noProof/>
        </w:rPr>
        <w:tab/>
      </w:r>
      <w:r>
        <w:rPr>
          <w:noProof/>
        </w:rPr>
        <w:fldChar w:fldCharType="begin"/>
      </w:r>
      <w:r>
        <w:rPr>
          <w:noProof/>
        </w:rPr>
        <w:instrText xml:space="preserve"> PAGEREF _Toc26515484 \h </w:instrText>
      </w:r>
      <w:r>
        <w:rPr>
          <w:noProof/>
        </w:rPr>
      </w:r>
      <w:r>
        <w:rPr>
          <w:noProof/>
        </w:rPr>
        <w:fldChar w:fldCharType="separate"/>
      </w:r>
      <w:r>
        <w:rPr>
          <w:noProof/>
        </w:rPr>
        <w:t>30</w:t>
      </w:r>
      <w:r>
        <w:rPr>
          <w:noProof/>
        </w:rPr>
        <w:fldChar w:fldCharType="end"/>
      </w:r>
    </w:p>
    <w:p w14:paraId="141C31C1" w14:textId="4BC2C228" w:rsidR="005A21BD" w:rsidRDefault="005A21BD">
      <w:pPr>
        <w:pStyle w:val="TOC2"/>
        <w:tabs>
          <w:tab w:val="left" w:pos="880"/>
          <w:tab w:val="right" w:leader="dot" w:pos="9350"/>
        </w:tabs>
        <w:rPr>
          <w:noProof/>
          <w:lang w:val="en-CA" w:eastAsia="en-CA"/>
        </w:rPr>
      </w:pPr>
      <w:r>
        <w:rPr>
          <w:noProof/>
        </w:rPr>
        <w:t>14.2</w:t>
      </w:r>
      <w:r>
        <w:rPr>
          <w:noProof/>
          <w:lang w:val="en-CA" w:eastAsia="en-CA"/>
        </w:rPr>
        <w:tab/>
      </w:r>
      <w:r>
        <w:rPr>
          <w:noProof/>
        </w:rPr>
        <w:t>Toxic Materials</w:t>
      </w:r>
      <w:r>
        <w:rPr>
          <w:noProof/>
        </w:rPr>
        <w:tab/>
      </w:r>
      <w:r>
        <w:rPr>
          <w:noProof/>
        </w:rPr>
        <w:fldChar w:fldCharType="begin"/>
      </w:r>
      <w:r>
        <w:rPr>
          <w:noProof/>
        </w:rPr>
        <w:instrText xml:space="preserve"> PAGEREF _Toc26515485 \h </w:instrText>
      </w:r>
      <w:r>
        <w:rPr>
          <w:noProof/>
        </w:rPr>
      </w:r>
      <w:r>
        <w:rPr>
          <w:noProof/>
        </w:rPr>
        <w:fldChar w:fldCharType="separate"/>
      </w:r>
      <w:r>
        <w:rPr>
          <w:noProof/>
        </w:rPr>
        <w:t>31</w:t>
      </w:r>
      <w:r>
        <w:rPr>
          <w:noProof/>
        </w:rPr>
        <w:fldChar w:fldCharType="end"/>
      </w:r>
    </w:p>
    <w:p w14:paraId="18AD6852" w14:textId="76B3315C" w:rsidR="005A21BD" w:rsidRDefault="005A21BD">
      <w:pPr>
        <w:pStyle w:val="TOC2"/>
        <w:tabs>
          <w:tab w:val="left" w:pos="880"/>
          <w:tab w:val="right" w:leader="dot" w:pos="9350"/>
        </w:tabs>
        <w:rPr>
          <w:noProof/>
          <w:lang w:val="en-CA" w:eastAsia="en-CA"/>
        </w:rPr>
      </w:pPr>
      <w:r>
        <w:rPr>
          <w:noProof/>
        </w:rPr>
        <w:t>14.3</w:t>
      </w:r>
      <w:r>
        <w:rPr>
          <w:noProof/>
          <w:lang w:val="en-CA" w:eastAsia="en-CA"/>
        </w:rPr>
        <w:tab/>
      </w:r>
      <w:r>
        <w:rPr>
          <w:noProof/>
        </w:rPr>
        <w:t>Radioactive Materials</w:t>
      </w:r>
      <w:r>
        <w:rPr>
          <w:noProof/>
        </w:rPr>
        <w:tab/>
      </w:r>
      <w:r>
        <w:rPr>
          <w:noProof/>
        </w:rPr>
        <w:fldChar w:fldCharType="begin"/>
      </w:r>
      <w:r>
        <w:rPr>
          <w:noProof/>
        </w:rPr>
        <w:instrText xml:space="preserve"> PAGEREF _Toc26515486 \h </w:instrText>
      </w:r>
      <w:r>
        <w:rPr>
          <w:noProof/>
        </w:rPr>
      </w:r>
      <w:r>
        <w:rPr>
          <w:noProof/>
        </w:rPr>
        <w:fldChar w:fldCharType="separate"/>
      </w:r>
      <w:r>
        <w:rPr>
          <w:noProof/>
        </w:rPr>
        <w:t>31</w:t>
      </w:r>
      <w:r>
        <w:rPr>
          <w:noProof/>
        </w:rPr>
        <w:fldChar w:fldCharType="end"/>
      </w:r>
    </w:p>
    <w:p w14:paraId="504599AB" w14:textId="60268CDE" w:rsidR="005A2AD7" w:rsidRDefault="00F05145">
      <w:pPr>
        <w:pStyle w:val="Contents2"/>
        <w:tabs>
          <w:tab w:val="right" w:leader="dot" w:pos="9580"/>
        </w:tabs>
      </w:pPr>
      <w:r>
        <w:fldChar w:fldCharType="end"/>
      </w:r>
    </w:p>
    <w:p w14:paraId="192514F5" w14:textId="77777777" w:rsidR="000A4887" w:rsidRDefault="000A4887">
      <w:pPr>
        <w:pStyle w:val="DefaultStyle"/>
      </w:pPr>
    </w:p>
    <w:p w14:paraId="3EA1BAB2" w14:textId="77777777" w:rsidR="00B206B1" w:rsidRDefault="00B206B1">
      <w:pPr>
        <w:rPr>
          <w:rFonts w:ascii="Calibri" w:eastAsia="Calibri" w:hAnsi="Calibri" w:cs="Times New Roman"/>
        </w:rPr>
      </w:pPr>
      <w:r>
        <w:br w:type="page"/>
      </w:r>
    </w:p>
    <w:p w14:paraId="09576A9B" w14:textId="77777777" w:rsidR="00BA403D" w:rsidRDefault="00BA403D" w:rsidP="00456643">
      <w:pPr>
        <w:pStyle w:val="DefaultStyle"/>
        <w:rPr>
          <w:rFonts w:asciiTheme="minorHAnsi" w:eastAsiaTheme="minorEastAsia" w:hAnsiTheme="minorHAnsi" w:cstheme="minorBidi"/>
        </w:rPr>
      </w:pPr>
      <w:bookmarkStart w:id="1" w:name="_Toc374089712"/>
      <w:bookmarkEnd w:id="1"/>
    </w:p>
    <w:p w14:paraId="0C9DCD0F" w14:textId="77777777" w:rsidR="00456643" w:rsidRPr="00C345BB" w:rsidRDefault="00456643" w:rsidP="00456643">
      <w:pPr>
        <w:pStyle w:val="DefaultStyle"/>
        <w:rPr>
          <w:b/>
        </w:rPr>
      </w:pPr>
      <w:r w:rsidRPr="00C345BB">
        <w:rPr>
          <w:b/>
        </w:rPr>
        <w:t xml:space="preserve">Acronyms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06"/>
        <w:gridCol w:w="7644"/>
      </w:tblGrid>
      <w:tr w:rsidR="006D4579" w14:paraId="77E693A5"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0FCE0" w14:textId="63BB22B7" w:rsidR="006D4579" w:rsidRDefault="006D4579" w:rsidP="00385F2F">
            <w:pPr>
              <w:pStyle w:val="DefaultStyle"/>
              <w:spacing w:after="0" w:line="100" w:lineRule="atLeast"/>
            </w:pPr>
            <w:r>
              <w:t>ADCS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01DF77" w14:textId="1D2FB766" w:rsidR="006D4579" w:rsidRDefault="006D4579" w:rsidP="00385F2F">
            <w:pPr>
              <w:pStyle w:val="DefaultStyle"/>
              <w:spacing w:after="0" w:line="100" w:lineRule="atLeast"/>
            </w:pPr>
            <w:r>
              <w:t>Attitude Determination and Control System</w:t>
            </w:r>
          </w:p>
        </w:tc>
      </w:tr>
      <w:tr w:rsidR="009C6144" w14:paraId="47A6E21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33EDB0" w14:textId="683B840F" w:rsidR="009C6144" w:rsidRDefault="009C6144" w:rsidP="00385F2F">
            <w:pPr>
              <w:pStyle w:val="DefaultStyle"/>
              <w:spacing w:after="0" w:line="100" w:lineRule="atLeast"/>
            </w:pPr>
            <w:r>
              <w:t>BOM</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3259AC" w14:textId="4E462424" w:rsidR="009C6144" w:rsidRDefault="009C6144" w:rsidP="00385F2F">
            <w:pPr>
              <w:pStyle w:val="DefaultStyle"/>
              <w:spacing w:after="0" w:line="100" w:lineRule="atLeast"/>
            </w:pPr>
            <w:r>
              <w:t>Bill of Materials</w:t>
            </w:r>
          </w:p>
        </w:tc>
      </w:tr>
      <w:tr w:rsidR="00050B56" w14:paraId="3CF6497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6A2706" w14:textId="4F6D3B85" w:rsidR="00050B56" w:rsidRDefault="00050B56" w:rsidP="00385F2F">
            <w:pPr>
              <w:pStyle w:val="DefaultStyle"/>
              <w:spacing w:after="0" w:line="100" w:lineRule="atLeast"/>
            </w:pPr>
            <w:r>
              <w:t>COTS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67B779" w14:textId="2C913D60" w:rsidR="00050B56" w:rsidRDefault="00050B56" w:rsidP="00385F2F">
            <w:pPr>
              <w:pStyle w:val="DefaultStyle"/>
              <w:spacing w:after="0" w:line="100" w:lineRule="atLeast"/>
            </w:pPr>
            <w:r>
              <w:t>Commercial Off the Shelf</w:t>
            </w:r>
          </w:p>
        </w:tc>
      </w:tr>
      <w:tr w:rsidR="00456643" w14:paraId="57DEFC60"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868CF7" w14:textId="77777777" w:rsidR="00456643" w:rsidRDefault="00456643" w:rsidP="00385F2F">
            <w:pPr>
              <w:pStyle w:val="DefaultStyle"/>
              <w:spacing w:after="0" w:line="100" w:lineRule="atLeast"/>
            </w:pPr>
            <w:r>
              <w:t>CTB</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DAA454" w14:textId="77777777" w:rsidR="00456643" w:rsidRDefault="00456643" w:rsidP="00385F2F">
            <w:pPr>
              <w:pStyle w:val="DefaultStyle"/>
              <w:spacing w:after="0" w:line="100" w:lineRule="atLeast"/>
            </w:pPr>
            <w:r>
              <w:t>Cargo Transfer Bag</w:t>
            </w:r>
          </w:p>
        </w:tc>
      </w:tr>
      <w:tr w:rsidR="00456643" w14:paraId="3BD440B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84C68B" w14:textId="73E55A1B" w:rsidR="00456643" w:rsidRDefault="00456643" w:rsidP="00385F2F">
            <w:pPr>
              <w:pStyle w:val="DefaultStyle"/>
              <w:spacing w:after="0" w:line="100" w:lineRule="atLeast"/>
            </w:pPr>
            <w:r>
              <w:t>EMI</w:t>
            </w:r>
            <w:r w:rsidR="009C6144">
              <w:t>/EMC</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C189E8" w14:textId="71D6DC09" w:rsidR="00456643" w:rsidRDefault="00456643" w:rsidP="00385F2F">
            <w:pPr>
              <w:pStyle w:val="DefaultStyle"/>
              <w:spacing w:after="0" w:line="100" w:lineRule="atLeast"/>
            </w:pPr>
            <w:r>
              <w:t>Electromagnetic Interference</w:t>
            </w:r>
            <w:r w:rsidR="009C6144">
              <w:t xml:space="preserve"> / Electromagnetic Compatibility</w:t>
            </w:r>
          </w:p>
        </w:tc>
      </w:tr>
      <w:tr w:rsidR="009C6144" w14:paraId="761C7E8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FC3BA" w14:textId="3E2E8DDB" w:rsidR="009C6144" w:rsidRDefault="009C6144" w:rsidP="00385F2F">
            <w:pPr>
              <w:pStyle w:val="DefaultStyle"/>
              <w:spacing w:after="0" w:line="100" w:lineRule="atLeast"/>
            </w:pPr>
            <w:r>
              <w:t>EPS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4A28B" w14:textId="58326B76" w:rsidR="009C6144" w:rsidRDefault="009C6144" w:rsidP="00385F2F">
            <w:pPr>
              <w:pStyle w:val="DefaultStyle"/>
              <w:spacing w:after="0" w:line="100" w:lineRule="atLeast"/>
            </w:pPr>
            <w:r>
              <w:t xml:space="preserve">Electrical Power System </w:t>
            </w:r>
          </w:p>
        </w:tc>
      </w:tr>
      <w:tr w:rsidR="00BA403D" w14:paraId="37100E4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F7B58D" w14:textId="7E011BA0" w:rsidR="00BA403D" w:rsidRDefault="00BA403D" w:rsidP="00385F2F">
            <w:pPr>
              <w:pStyle w:val="DefaultStyle"/>
              <w:spacing w:after="0" w:line="100" w:lineRule="atLeast"/>
            </w:pPr>
            <w:r>
              <w:t>ICD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FCA343" w14:textId="0B8DB4CD" w:rsidR="00BA403D" w:rsidRDefault="00BA403D" w:rsidP="00385F2F">
            <w:pPr>
              <w:pStyle w:val="DefaultStyle"/>
              <w:spacing w:after="0" w:line="100" w:lineRule="atLeast"/>
            </w:pPr>
            <w:r>
              <w:t>Interface Control Document</w:t>
            </w:r>
          </w:p>
        </w:tc>
      </w:tr>
      <w:tr w:rsidR="006F25B4" w14:paraId="677D3C8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817C83" w14:textId="745F7FEB" w:rsidR="006F25B4" w:rsidRDefault="006F25B4" w:rsidP="00385F2F">
            <w:pPr>
              <w:pStyle w:val="DefaultStyle"/>
              <w:spacing w:after="0" w:line="100" w:lineRule="atLeast"/>
            </w:pPr>
            <w:r>
              <w:t>KOZ</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926018" w14:textId="5C0161C2" w:rsidR="006F25B4" w:rsidRDefault="006F25B4" w:rsidP="00385F2F">
            <w:pPr>
              <w:pStyle w:val="DefaultStyle"/>
              <w:spacing w:after="0" w:line="100" w:lineRule="atLeast"/>
            </w:pPr>
            <w:r>
              <w:t>Keep Out Zone</w:t>
            </w:r>
          </w:p>
        </w:tc>
      </w:tr>
      <w:tr w:rsidR="00C345BB" w14:paraId="718D6796"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B1CE45" w14:textId="58CBEC36" w:rsidR="00C345BB" w:rsidRDefault="00C345BB" w:rsidP="00385F2F">
            <w:pPr>
              <w:pStyle w:val="DefaultStyle"/>
              <w:spacing w:after="0" w:line="100" w:lineRule="atLeast"/>
            </w:pPr>
            <w:r>
              <w:t>MSDS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42DFB9" w14:textId="2231C43D" w:rsidR="00C345BB" w:rsidRDefault="00C345BB" w:rsidP="00385F2F">
            <w:pPr>
              <w:pStyle w:val="DefaultStyle"/>
              <w:spacing w:after="0" w:line="100" w:lineRule="atLeast"/>
            </w:pPr>
            <w:r>
              <w:t>Material Safety Data Sheet</w:t>
            </w:r>
          </w:p>
        </w:tc>
      </w:tr>
      <w:tr w:rsidR="006F25B4" w14:paraId="3AEF6CD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08B85B" w14:textId="0E2F4123" w:rsidR="006F25B4" w:rsidRDefault="006F25B4" w:rsidP="00385F2F">
            <w:pPr>
              <w:pStyle w:val="DefaultStyle"/>
              <w:spacing w:after="0" w:line="100" w:lineRule="atLeast"/>
            </w:pPr>
            <w:r>
              <w:t>NR</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95551F" w14:textId="45E284B3" w:rsidR="006F25B4" w:rsidRDefault="006F25B4" w:rsidP="00385F2F">
            <w:pPr>
              <w:pStyle w:val="DefaultStyle"/>
              <w:spacing w:after="0" w:line="100" w:lineRule="atLeast"/>
            </w:pPr>
            <w:proofErr w:type="spellStart"/>
            <w:r>
              <w:t>NanoRacks</w:t>
            </w:r>
            <w:proofErr w:type="spellEnd"/>
          </w:p>
        </w:tc>
      </w:tr>
      <w:tr w:rsidR="00456643" w14:paraId="7D90C78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A42473" w14:textId="77777777" w:rsidR="00456643" w:rsidRDefault="00456643" w:rsidP="00385F2F">
            <w:pPr>
              <w:pStyle w:val="DefaultStyle"/>
              <w:spacing w:after="0" w:line="100" w:lineRule="atLeast"/>
            </w:pPr>
            <w:r>
              <w:t>NRCSD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71516" w14:textId="77777777" w:rsidR="00456643" w:rsidRDefault="00456643" w:rsidP="00385F2F">
            <w:pPr>
              <w:pStyle w:val="DefaultStyle"/>
              <w:spacing w:after="0" w:line="100" w:lineRule="atLeast"/>
            </w:pPr>
            <w:proofErr w:type="spellStart"/>
            <w:r>
              <w:t>NanoRacks</w:t>
            </w:r>
            <w:proofErr w:type="spellEnd"/>
            <w:r>
              <w:t xml:space="preserve"> CubeSat Deployer </w:t>
            </w:r>
          </w:p>
        </w:tc>
      </w:tr>
      <w:tr w:rsidR="00456643" w14:paraId="6098377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4289E3" w14:textId="77777777" w:rsidR="00456643" w:rsidRDefault="00456643" w:rsidP="00385F2F">
            <w:pPr>
              <w:pStyle w:val="DefaultStyle"/>
              <w:spacing w:after="0" w:line="100" w:lineRule="atLeast"/>
            </w:pPr>
            <w:r>
              <w:t>RBF</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B0A434" w14:textId="77777777" w:rsidR="00456643" w:rsidRDefault="00456643" w:rsidP="00385F2F">
            <w:pPr>
              <w:pStyle w:val="DefaultStyle"/>
              <w:spacing w:after="0" w:line="100" w:lineRule="atLeast"/>
            </w:pPr>
            <w:r>
              <w:t>Remove Before Flight</w:t>
            </w:r>
          </w:p>
        </w:tc>
      </w:tr>
      <w:tr w:rsidR="006D4579" w14:paraId="4C126BC3"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4049" w14:textId="79BD0874" w:rsidR="006D4579" w:rsidRDefault="006D4579" w:rsidP="00385F2F">
            <w:pPr>
              <w:pStyle w:val="DefaultStyle"/>
              <w:spacing w:after="0" w:line="100" w:lineRule="atLeast"/>
            </w:pPr>
            <w:r>
              <w:t>RFA</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631466" w14:textId="02CDDD81" w:rsidR="006D4579" w:rsidRDefault="006D4579" w:rsidP="00385F2F">
            <w:pPr>
              <w:pStyle w:val="DefaultStyle"/>
              <w:spacing w:after="0" w:line="100" w:lineRule="atLeast"/>
            </w:pPr>
            <w:r>
              <w:t>Rad</w:t>
            </w:r>
            <w:r w:rsidR="00C345BB">
              <w:t xml:space="preserve">io Frequency Authorization </w:t>
            </w:r>
          </w:p>
        </w:tc>
      </w:tr>
      <w:tr w:rsidR="00BA403D" w14:paraId="6C1CB5CC"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CC359E" w14:textId="247732DF" w:rsidR="00BA403D" w:rsidRDefault="00BA403D" w:rsidP="00385F2F">
            <w:pPr>
              <w:pStyle w:val="DefaultStyle"/>
              <w:spacing w:after="0" w:line="100" w:lineRule="atLeast"/>
            </w:pPr>
            <w:r>
              <w:t>SDT</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31F1F9" w14:textId="0BE74DE3" w:rsidR="00BA403D" w:rsidRDefault="00BA403D" w:rsidP="00385F2F">
            <w:pPr>
              <w:pStyle w:val="DefaultStyle"/>
              <w:spacing w:after="0" w:line="100" w:lineRule="atLeast"/>
            </w:pPr>
            <w:r>
              <w:t>Safety Data Template</w:t>
            </w:r>
          </w:p>
        </w:tc>
      </w:tr>
      <w:tr w:rsidR="00050B56" w14:paraId="7BAC6132"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664921" w14:textId="1F19BBBE" w:rsidR="00050B56" w:rsidRDefault="00050B56" w:rsidP="00385F2F">
            <w:pPr>
              <w:pStyle w:val="DefaultStyle"/>
              <w:spacing w:after="0" w:line="100" w:lineRule="atLeast"/>
            </w:pPr>
            <w:r>
              <w:t>SOW</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04178" w14:textId="3944362D" w:rsidR="00050B56" w:rsidRDefault="00050B56" w:rsidP="00385F2F">
            <w:pPr>
              <w:pStyle w:val="DefaultStyle"/>
              <w:spacing w:after="0" w:line="100" w:lineRule="atLeast"/>
            </w:pPr>
            <w:r>
              <w:t>Statement of Work</w:t>
            </w:r>
          </w:p>
        </w:tc>
      </w:tr>
    </w:tbl>
    <w:p w14:paraId="4A9451CE" w14:textId="77777777" w:rsidR="00456643" w:rsidRDefault="00456643" w:rsidP="00456643">
      <w:pPr>
        <w:pStyle w:val="DefaultStyle"/>
      </w:pPr>
    </w:p>
    <w:p w14:paraId="37131E8F" w14:textId="77777777" w:rsidR="00456643" w:rsidRDefault="00456643"/>
    <w:p w14:paraId="73881BCD" w14:textId="77777777" w:rsidR="00456643" w:rsidRDefault="00456643">
      <w:pPr>
        <w:rPr>
          <w:rFonts w:ascii="Calibri Light" w:eastAsia="Times New Roman" w:hAnsi="Calibri Light" w:cs="Times New Roman"/>
          <w:sz w:val="32"/>
          <w:szCs w:val="32"/>
        </w:rPr>
      </w:pPr>
      <w:r>
        <w:br w:type="page"/>
      </w:r>
    </w:p>
    <w:p w14:paraId="479F8F18" w14:textId="77777777" w:rsidR="005A2AD7" w:rsidRDefault="00F05145">
      <w:pPr>
        <w:pStyle w:val="Heading1"/>
      </w:pPr>
      <w:bookmarkStart w:id="2" w:name="_Toc26515454"/>
      <w:r>
        <w:lastRenderedPageBreak/>
        <w:t>Introduction</w:t>
      </w:r>
      <w:bookmarkEnd w:id="2"/>
    </w:p>
    <w:p w14:paraId="4F415CDE" w14:textId="46E798E3" w:rsidR="00F9244D" w:rsidRDefault="00F9244D" w:rsidP="00F9244D">
      <w:r>
        <w:t xml:space="preserve">General </w:t>
      </w:r>
      <w:proofErr w:type="spellStart"/>
      <w:r>
        <w:t>NanoRacks</w:t>
      </w:r>
      <w:proofErr w:type="spellEnd"/>
      <w:r>
        <w:t xml:space="preserve"> Safety Data Te</w:t>
      </w:r>
      <w:r w:rsidR="004F1BFF">
        <w:t xml:space="preserve">mplate (SDT) for CubeSats. </w:t>
      </w:r>
    </w:p>
    <w:p w14:paraId="3DE112B5" w14:textId="28F0D129" w:rsidR="004F1BFF" w:rsidRDefault="004F1BFF" w:rsidP="00F9244D">
      <w:r>
        <w:t xml:space="preserve">This template is intended to be used with the </w:t>
      </w:r>
      <w:proofErr w:type="spellStart"/>
      <w:r>
        <w:t>NanoRacks</w:t>
      </w:r>
      <w:proofErr w:type="spellEnd"/>
      <w:r>
        <w:t xml:space="preserve"> Customer Portal at </w:t>
      </w:r>
      <w:r w:rsidR="00F47331">
        <w:t>portal</w:t>
      </w:r>
      <w:r>
        <w:t>.nanoracks.com (no www or http p</w:t>
      </w:r>
      <w:r w:rsidR="00CC698A">
        <w:t>refix). Customers are issued a p</w:t>
      </w:r>
      <w:r>
        <w:t xml:space="preserve">ortal account by the </w:t>
      </w:r>
      <w:proofErr w:type="spellStart"/>
      <w:r>
        <w:t>NanoRacks</w:t>
      </w:r>
      <w:proofErr w:type="spellEnd"/>
      <w:r>
        <w:t xml:space="preserve"> Customer Service representative. Customers should insert requested data directly into </w:t>
      </w:r>
      <w:r w:rsidR="009C6144">
        <w:t xml:space="preserve">the template as much as possible (either within the tables or immediately below applicable sections). </w:t>
      </w:r>
      <w:r>
        <w:t>Large schematics, native CAD files, or other content not easily inserted into the template may</w:t>
      </w:r>
      <w:r w:rsidR="00CC698A">
        <w:t xml:space="preserve"> be uploaded into the Customer P</w:t>
      </w:r>
      <w:r>
        <w:t>ortal Repository. In such case, insert the filen</w:t>
      </w:r>
      <w:r w:rsidR="00BA403D">
        <w:t xml:space="preserve">ame uploaded to the Repository </w:t>
      </w:r>
      <w:r>
        <w:t xml:space="preserve">into the appropriate template field. </w:t>
      </w:r>
    </w:p>
    <w:p w14:paraId="19947FA0" w14:textId="77777777" w:rsidR="00DA27B3" w:rsidRDefault="00DA27B3" w:rsidP="00E33449">
      <w:pPr>
        <w:pStyle w:val="Heading1"/>
      </w:pPr>
      <w:bookmarkStart w:id="3" w:name="_Toc374089713"/>
      <w:bookmarkStart w:id="4" w:name="_Toc26515455"/>
      <w:bookmarkStart w:id="5" w:name="_Toc374089714"/>
      <w:bookmarkEnd w:id="3"/>
      <w:r>
        <w:t>Project Description</w:t>
      </w:r>
      <w:bookmarkEnd w:id="4"/>
    </w:p>
    <w:p w14:paraId="70F0E1D5" w14:textId="77777777" w:rsidR="00DA27B3" w:rsidRDefault="003A24B7" w:rsidP="00DA27B3">
      <w:r>
        <w:t>Provide the following information.</w:t>
      </w:r>
    </w:p>
    <w:tbl>
      <w:tblPr>
        <w:tblStyle w:val="TableGrid"/>
        <w:tblW w:w="9360" w:type="dxa"/>
        <w:jc w:val="center"/>
        <w:tblLook w:val="04A0" w:firstRow="1" w:lastRow="0" w:firstColumn="1" w:lastColumn="0" w:noHBand="0" w:noVBand="1"/>
      </w:tblPr>
      <w:tblGrid>
        <w:gridCol w:w="2508"/>
        <w:gridCol w:w="6852"/>
      </w:tblGrid>
      <w:tr w:rsidR="00D528BE" w14:paraId="5A000979" w14:textId="77777777" w:rsidTr="00AE706B">
        <w:trPr>
          <w:jc w:val="center"/>
        </w:trPr>
        <w:tc>
          <w:tcPr>
            <w:tcW w:w="2412" w:type="dxa"/>
          </w:tcPr>
          <w:p w14:paraId="5D9F4D6D" w14:textId="609033D5" w:rsidR="00D528BE" w:rsidRDefault="00D528BE" w:rsidP="00385F2F">
            <w:r>
              <w:t>Project Name</w:t>
            </w:r>
          </w:p>
        </w:tc>
        <w:tc>
          <w:tcPr>
            <w:tcW w:w="6588" w:type="dxa"/>
          </w:tcPr>
          <w:p w14:paraId="436A2451" w14:textId="776C8614" w:rsidR="00D528BE" w:rsidRDefault="00C305C8" w:rsidP="00385F2F">
            <w:r>
              <w:t>Ukpik-1</w:t>
            </w:r>
          </w:p>
        </w:tc>
      </w:tr>
      <w:tr w:rsidR="00DA27B3" w14:paraId="4B57AD3E" w14:textId="77777777" w:rsidTr="00AE706B">
        <w:trPr>
          <w:jc w:val="center"/>
        </w:trPr>
        <w:tc>
          <w:tcPr>
            <w:tcW w:w="2412" w:type="dxa"/>
          </w:tcPr>
          <w:p w14:paraId="641497DF" w14:textId="77777777" w:rsidR="00DA27B3" w:rsidRDefault="00DA27B3" w:rsidP="00385F2F">
            <w:r>
              <w:t>Project Sponsor</w:t>
            </w:r>
          </w:p>
        </w:tc>
        <w:tc>
          <w:tcPr>
            <w:tcW w:w="6588" w:type="dxa"/>
          </w:tcPr>
          <w:p w14:paraId="05132AA5" w14:textId="497B7089" w:rsidR="00DA27B3" w:rsidRDefault="00C305C8" w:rsidP="00385F2F">
            <w:r>
              <w:t>Canadian Space Agency</w:t>
            </w:r>
          </w:p>
        </w:tc>
      </w:tr>
      <w:tr w:rsidR="00DA27B3" w14:paraId="097B2AD0" w14:textId="77777777" w:rsidTr="00AE706B">
        <w:trPr>
          <w:jc w:val="center"/>
        </w:trPr>
        <w:tc>
          <w:tcPr>
            <w:tcW w:w="2412" w:type="dxa"/>
          </w:tcPr>
          <w:p w14:paraId="7D9E114A" w14:textId="77777777" w:rsidR="00DA27B3" w:rsidRDefault="00DA27B3" w:rsidP="00385F2F">
            <w:r>
              <w:t>Project Manager</w:t>
            </w:r>
          </w:p>
        </w:tc>
        <w:tc>
          <w:tcPr>
            <w:tcW w:w="6588" w:type="dxa"/>
          </w:tcPr>
          <w:p w14:paraId="340A480F" w14:textId="0B99AC31" w:rsidR="00DA27B3" w:rsidRPr="00DB442F" w:rsidRDefault="009D0F6E" w:rsidP="00385F2F">
            <w:r>
              <w:t>Dr. Matthew Cross</w:t>
            </w:r>
          </w:p>
        </w:tc>
      </w:tr>
      <w:tr w:rsidR="00DA27B3" w14:paraId="3B275537" w14:textId="77777777" w:rsidTr="00AE706B">
        <w:trPr>
          <w:jc w:val="center"/>
        </w:trPr>
        <w:tc>
          <w:tcPr>
            <w:tcW w:w="2412" w:type="dxa"/>
          </w:tcPr>
          <w:p w14:paraId="55262C5A" w14:textId="77777777" w:rsidR="00DA27B3" w:rsidRDefault="00DA27B3" w:rsidP="00385F2F">
            <w:r>
              <w:t>Point of Contact</w:t>
            </w:r>
          </w:p>
        </w:tc>
        <w:tc>
          <w:tcPr>
            <w:tcW w:w="6588" w:type="dxa"/>
          </w:tcPr>
          <w:p w14:paraId="34805AC7" w14:textId="7F4E8A9D" w:rsidR="00DA27B3" w:rsidRPr="00DB442F" w:rsidRDefault="009D0F6E" w:rsidP="00385F2F">
            <w:r>
              <w:t xml:space="preserve">Dr. </w:t>
            </w:r>
            <w:proofErr w:type="spellStart"/>
            <w:r>
              <w:t>Jayshri</w:t>
            </w:r>
            <w:proofErr w:type="spellEnd"/>
            <w:r>
              <w:t xml:space="preserve"> </w:t>
            </w:r>
            <w:proofErr w:type="spellStart"/>
            <w:r>
              <w:t>Sabarinathan</w:t>
            </w:r>
            <w:proofErr w:type="spellEnd"/>
          </w:p>
        </w:tc>
      </w:tr>
      <w:tr w:rsidR="00945BBD" w14:paraId="65095A48" w14:textId="77777777" w:rsidTr="00AE706B">
        <w:trPr>
          <w:trHeight w:val="1104"/>
          <w:jc w:val="center"/>
        </w:trPr>
        <w:tc>
          <w:tcPr>
            <w:tcW w:w="2412" w:type="dxa"/>
          </w:tcPr>
          <w:p w14:paraId="6EFCFF69" w14:textId="77777777" w:rsidR="00945BBD" w:rsidRPr="009D0F6E" w:rsidRDefault="00945BBD" w:rsidP="00385F2F">
            <w:pPr>
              <w:rPr>
                <w:highlight w:val="yellow"/>
              </w:rPr>
            </w:pPr>
            <w:r w:rsidRPr="008111EA">
              <w:t>Mission Overview</w:t>
            </w:r>
          </w:p>
        </w:tc>
        <w:tc>
          <w:tcPr>
            <w:tcW w:w="6588" w:type="dxa"/>
          </w:tcPr>
          <w:p w14:paraId="0484B5BB" w14:textId="77777777" w:rsidR="008111EA" w:rsidRPr="008111EA" w:rsidRDefault="008111EA" w:rsidP="008111EA">
            <w:pPr>
              <w:numPr>
                <w:ilvl w:val="0"/>
                <w:numId w:val="14"/>
              </w:numPr>
              <w:tabs>
                <w:tab w:val="num" w:pos="720"/>
              </w:tabs>
              <w:rPr>
                <w:lang w:val="en-CA"/>
              </w:rPr>
            </w:pPr>
            <w:r w:rsidRPr="008111EA">
              <w:t xml:space="preserve">The primary objective of Ukpik-1 is to provide experiential learning and training opportunities for students in spacecraft development and operations, and in STEM outreach program development and delivery. </w:t>
            </w:r>
          </w:p>
          <w:p w14:paraId="723C8161" w14:textId="77777777" w:rsidR="008111EA" w:rsidRPr="008111EA" w:rsidRDefault="008111EA" w:rsidP="008111EA">
            <w:pPr>
              <w:numPr>
                <w:ilvl w:val="0"/>
                <w:numId w:val="14"/>
              </w:numPr>
              <w:tabs>
                <w:tab w:val="num" w:pos="720"/>
              </w:tabs>
              <w:rPr>
                <w:lang w:val="en-CA"/>
              </w:rPr>
            </w:pPr>
            <w:r w:rsidRPr="008111EA">
              <w:t>The secondary objective is to integrate and operate an immersive VR camera in orbit for science and education.</w:t>
            </w:r>
          </w:p>
          <w:p w14:paraId="7ADF5694" w14:textId="77777777" w:rsidR="00945BBD" w:rsidRPr="009D0F6E" w:rsidRDefault="00945BBD" w:rsidP="00385F2F">
            <w:pPr>
              <w:rPr>
                <w:highlight w:val="yellow"/>
              </w:rPr>
            </w:pPr>
          </w:p>
        </w:tc>
      </w:tr>
    </w:tbl>
    <w:p w14:paraId="32D9795D" w14:textId="77777777" w:rsidR="00DA27B3" w:rsidRDefault="00DA27B3" w:rsidP="00945BBD">
      <w:pPr>
        <w:pStyle w:val="Heading2"/>
        <w:numPr>
          <w:ilvl w:val="0"/>
          <w:numId w:val="0"/>
        </w:numPr>
      </w:pPr>
    </w:p>
    <w:p w14:paraId="5ECC9AE7" w14:textId="6B8B3093" w:rsidR="001F2047" w:rsidRPr="008111EA" w:rsidRDefault="001F2047" w:rsidP="006B70D8">
      <w:pPr>
        <w:pStyle w:val="Heading2"/>
      </w:pPr>
      <w:bookmarkStart w:id="6" w:name="_Toc26515456"/>
      <w:r w:rsidRPr="008111EA">
        <w:t>Nominal Safety Schedule</w:t>
      </w:r>
      <w:bookmarkEnd w:id="6"/>
    </w:p>
    <w:p w14:paraId="4DA99B1E" w14:textId="7EC8014F" w:rsidR="00331069" w:rsidRDefault="001F2047" w:rsidP="00963F91">
      <w:r>
        <w:t xml:space="preserve">Based on the </w:t>
      </w:r>
      <w:r w:rsidR="00331069">
        <w:t xml:space="preserve">delivery date of the SDT provided by </w:t>
      </w:r>
      <w:proofErr w:type="spellStart"/>
      <w:r w:rsidR="00331069">
        <w:t>NanoRacks</w:t>
      </w:r>
      <w:proofErr w:type="spellEnd"/>
      <w:r w:rsidR="00331069">
        <w:t>, please provide a nominal safety schedule for completing the data call as well as for completing all required testing.</w:t>
      </w:r>
      <w:r w:rsidR="009C6144">
        <w:t xml:space="preserve"> Note, delivery dates of the phased safety review deliverables to be provided by </w:t>
      </w:r>
      <w:proofErr w:type="spellStart"/>
      <w:r w:rsidR="009C6144">
        <w:t>NanoRacks</w:t>
      </w:r>
      <w:proofErr w:type="spellEnd"/>
      <w:r w:rsidR="009C6144">
        <w:t xml:space="preserve">. </w:t>
      </w:r>
    </w:p>
    <w:tbl>
      <w:tblPr>
        <w:tblStyle w:val="TableGrid"/>
        <w:tblW w:w="9360" w:type="dxa"/>
        <w:jc w:val="center"/>
        <w:tblLook w:val="04A0" w:firstRow="1" w:lastRow="0" w:firstColumn="1" w:lastColumn="0" w:noHBand="0" w:noVBand="1"/>
      </w:tblPr>
      <w:tblGrid>
        <w:gridCol w:w="2508"/>
        <w:gridCol w:w="6852"/>
      </w:tblGrid>
      <w:tr w:rsidR="00331069" w14:paraId="7D9CAD41" w14:textId="77777777" w:rsidTr="00963F91">
        <w:trPr>
          <w:jc w:val="center"/>
        </w:trPr>
        <w:tc>
          <w:tcPr>
            <w:tcW w:w="2412" w:type="dxa"/>
          </w:tcPr>
          <w:p w14:paraId="2C56EE74" w14:textId="225A65AF" w:rsidR="00331069" w:rsidRDefault="00331069" w:rsidP="00963F91">
            <w:r>
              <w:t xml:space="preserve">Date </w:t>
            </w:r>
          </w:p>
        </w:tc>
        <w:tc>
          <w:tcPr>
            <w:tcW w:w="6588" w:type="dxa"/>
          </w:tcPr>
          <w:p w14:paraId="1E06955C" w14:textId="547FF5A1" w:rsidR="00331069" w:rsidRDefault="00331069" w:rsidP="00963F91">
            <w:r>
              <w:t>SDT Section to be Completed / Testing to be Performed</w:t>
            </w:r>
          </w:p>
        </w:tc>
      </w:tr>
      <w:tr w:rsidR="00331069" w14:paraId="36491A9B" w14:textId="77777777" w:rsidTr="00963F91">
        <w:trPr>
          <w:jc w:val="center"/>
        </w:trPr>
        <w:tc>
          <w:tcPr>
            <w:tcW w:w="2412" w:type="dxa"/>
          </w:tcPr>
          <w:p w14:paraId="7EAF97B6" w14:textId="63A3B8ED" w:rsidR="00331069" w:rsidRDefault="008111EA" w:rsidP="00963F91">
            <w:r>
              <w:t>Pending</w:t>
            </w:r>
          </w:p>
        </w:tc>
        <w:tc>
          <w:tcPr>
            <w:tcW w:w="6588" w:type="dxa"/>
          </w:tcPr>
          <w:p w14:paraId="315C201F" w14:textId="5FE4FC15" w:rsidR="00331069" w:rsidRPr="00DB442F" w:rsidRDefault="008111EA" w:rsidP="00963F91">
            <w:r>
              <w:t>Vibration Testing</w:t>
            </w:r>
          </w:p>
        </w:tc>
      </w:tr>
      <w:tr w:rsidR="00331069" w14:paraId="1A725AF2" w14:textId="77777777" w:rsidTr="00963F91">
        <w:trPr>
          <w:jc w:val="center"/>
        </w:trPr>
        <w:tc>
          <w:tcPr>
            <w:tcW w:w="2412" w:type="dxa"/>
          </w:tcPr>
          <w:p w14:paraId="2D8E81E1" w14:textId="77777777" w:rsidR="00331069" w:rsidRDefault="00331069" w:rsidP="00963F91"/>
        </w:tc>
        <w:tc>
          <w:tcPr>
            <w:tcW w:w="6588" w:type="dxa"/>
          </w:tcPr>
          <w:p w14:paraId="4F1958D9" w14:textId="77777777" w:rsidR="00331069" w:rsidRPr="00DB442F" w:rsidRDefault="00331069" w:rsidP="00963F91"/>
        </w:tc>
      </w:tr>
      <w:tr w:rsidR="00331069" w14:paraId="69E12884" w14:textId="77777777" w:rsidTr="00963F91">
        <w:trPr>
          <w:jc w:val="center"/>
        </w:trPr>
        <w:tc>
          <w:tcPr>
            <w:tcW w:w="2412" w:type="dxa"/>
          </w:tcPr>
          <w:p w14:paraId="3017AEC9" w14:textId="77777777" w:rsidR="00331069" w:rsidRDefault="00331069" w:rsidP="00963F91"/>
        </w:tc>
        <w:tc>
          <w:tcPr>
            <w:tcW w:w="6588" w:type="dxa"/>
          </w:tcPr>
          <w:p w14:paraId="179929B1" w14:textId="77777777" w:rsidR="00331069" w:rsidRPr="00DB442F" w:rsidRDefault="00331069" w:rsidP="00963F91"/>
        </w:tc>
      </w:tr>
      <w:tr w:rsidR="00331069" w14:paraId="266407EC" w14:textId="77777777" w:rsidTr="00963F91">
        <w:trPr>
          <w:jc w:val="center"/>
        </w:trPr>
        <w:tc>
          <w:tcPr>
            <w:tcW w:w="2412" w:type="dxa"/>
          </w:tcPr>
          <w:p w14:paraId="7DDC3926" w14:textId="77777777" w:rsidR="00331069" w:rsidRDefault="00331069" w:rsidP="00963F91"/>
        </w:tc>
        <w:tc>
          <w:tcPr>
            <w:tcW w:w="6588" w:type="dxa"/>
          </w:tcPr>
          <w:p w14:paraId="048967E9" w14:textId="77777777" w:rsidR="00331069" w:rsidRPr="00DB442F" w:rsidRDefault="00331069" w:rsidP="00963F91"/>
        </w:tc>
      </w:tr>
      <w:tr w:rsidR="00331069" w14:paraId="01099DF7" w14:textId="77777777" w:rsidTr="00963F91">
        <w:trPr>
          <w:jc w:val="center"/>
        </w:trPr>
        <w:tc>
          <w:tcPr>
            <w:tcW w:w="2412" w:type="dxa"/>
          </w:tcPr>
          <w:p w14:paraId="6690BE00" w14:textId="77777777" w:rsidR="00331069" w:rsidRDefault="00331069" w:rsidP="00963F91"/>
        </w:tc>
        <w:tc>
          <w:tcPr>
            <w:tcW w:w="6588" w:type="dxa"/>
          </w:tcPr>
          <w:p w14:paraId="59D5FAF6" w14:textId="77777777" w:rsidR="00331069" w:rsidRPr="00DB442F" w:rsidRDefault="00331069" w:rsidP="00963F91"/>
        </w:tc>
      </w:tr>
      <w:tr w:rsidR="00331069" w14:paraId="72D02543" w14:textId="77777777" w:rsidTr="00963F91">
        <w:trPr>
          <w:jc w:val="center"/>
        </w:trPr>
        <w:tc>
          <w:tcPr>
            <w:tcW w:w="2412" w:type="dxa"/>
          </w:tcPr>
          <w:p w14:paraId="68FDC41A" w14:textId="77777777" w:rsidR="00331069" w:rsidRDefault="00331069" w:rsidP="00963F91"/>
        </w:tc>
        <w:tc>
          <w:tcPr>
            <w:tcW w:w="6588" w:type="dxa"/>
          </w:tcPr>
          <w:p w14:paraId="6A58FC33" w14:textId="77777777" w:rsidR="00331069" w:rsidRDefault="00331069" w:rsidP="00963F91"/>
        </w:tc>
      </w:tr>
      <w:tr w:rsidR="00331069" w14:paraId="2FD8381A" w14:textId="77777777" w:rsidTr="00963F91">
        <w:trPr>
          <w:jc w:val="center"/>
        </w:trPr>
        <w:tc>
          <w:tcPr>
            <w:tcW w:w="2412" w:type="dxa"/>
          </w:tcPr>
          <w:p w14:paraId="36327B65" w14:textId="77777777" w:rsidR="00331069" w:rsidRDefault="00331069" w:rsidP="00963F91"/>
        </w:tc>
        <w:tc>
          <w:tcPr>
            <w:tcW w:w="6588" w:type="dxa"/>
          </w:tcPr>
          <w:p w14:paraId="49B49580" w14:textId="77777777" w:rsidR="00331069" w:rsidRDefault="00331069" w:rsidP="00963F91"/>
        </w:tc>
      </w:tr>
      <w:tr w:rsidR="00331069" w14:paraId="5620BA3E" w14:textId="77777777" w:rsidTr="00963F91">
        <w:trPr>
          <w:jc w:val="center"/>
        </w:trPr>
        <w:tc>
          <w:tcPr>
            <w:tcW w:w="2412" w:type="dxa"/>
          </w:tcPr>
          <w:p w14:paraId="14ED06CE" w14:textId="77777777" w:rsidR="00331069" w:rsidRDefault="00331069" w:rsidP="00963F91"/>
        </w:tc>
        <w:tc>
          <w:tcPr>
            <w:tcW w:w="6588" w:type="dxa"/>
          </w:tcPr>
          <w:p w14:paraId="642AB9A4" w14:textId="77777777" w:rsidR="00331069" w:rsidRDefault="00331069" w:rsidP="00963F91"/>
        </w:tc>
      </w:tr>
    </w:tbl>
    <w:p w14:paraId="78BA5E6F" w14:textId="77777777" w:rsidR="00963F91" w:rsidRDefault="00963F91" w:rsidP="00963F91">
      <w:pPr>
        <w:pStyle w:val="Heading2"/>
        <w:numPr>
          <w:ilvl w:val="0"/>
          <w:numId w:val="0"/>
        </w:numPr>
        <w:ind w:left="576"/>
      </w:pPr>
    </w:p>
    <w:p w14:paraId="5C11AC44" w14:textId="77777777" w:rsidR="006B70D8" w:rsidRDefault="006B70D8" w:rsidP="006B70D8">
      <w:pPr>
        <w:pStyle w:val="Heading2"/>
      </w:pPr>
      <w:bookmarkStart w:id="7" w:name="_Toc26515457"/>
      <w:r>
        <w:t>Concept of Operations and Timeline</w:t>
      </w:r>
      <w:bookmarkEnd w:id="7"/>
    </w:p>
    <w:p w14:paraId="2D0A917C" w14:textId="3994D2A3" w:rsidR="004B1D63" w:rsidRDefault="004B1D63" w:rsidP="00DB442F">
      <w:r>
        <w:t>Provide a brief timeline describing major events from time of NRCSD deployment to initial mission operations.</w:t>
      </w:r>
    </w:p>
    <w:tbl>
      <w:tblPr>
        <w:tblStyle w:val="TableGrid"/>
        <w:tblW w:w="9360" w:type="dxa"/>
        <w:jc w:val="center"/>
        <w:tblLook w:val="04A0" w:firstRow="1" w:lastRow="0" w:firstColumn="1" w:lastColumn="0" w:noHBand="0" w:noVBand="1"/>
      </w:tblPr>
      <w:tblGrid>
        <w:gridCol w:w="2508"/>
        <w:gridCol w:w="6852"/>
      </w:tblGrid>
      <w:tr w:rsidR="004B1D63" w14:paraId="3A9531EB" w14:textId="77777777" w:rsidTr="00AE706B">
        <w:trPr>
          <w:jc w:val="center"/>
        </w:trPr>
        <w:tc>
          <w:tcPr>
            <w:tcW w:w="2412" w:type="dxa"/>
          </w:tcPr>
          <w:p w14:paraId="097C014A" w14:textId="77777777" w:rsidR="004B1D63" w:rsidRDefault="004B1D63" w:rsidP="004B1D63">
            <w:r>
              <w:t>Deploy + time (minutes)</w:t>
            </w:r>
          </w:p>
        </w:tc>
        <w:tc>
          <w:tcPr>
            <w:tcW w:w="6588" w:type="dxa"/>
          </w:tcPr>
          <w:p w14:paraId="754A330B" w14:textId="77777777" w:rsidR="004B1D63" w:rsidRDefault="004B1D63" w:rsidP="004B1D63">
            <w:r>
              <w:t>Event</w:t>
            </w:r>
          </w:p>
        </w:tc>
      </w:tr>
      <w:tr w:rsidR="004B1D63" w14:paraId="57C48627" w14:textId="77777777" w:rsidTr="00AE706B">
        <w:trPr>
          <w:jc w:val="center"/>
        </w:trPr>
        <w:tc>
          <w:tcPr>
            <w:tcW w:w="2412" w:type="dxa"/>
          </w:tcPr>
          <w:p w14:paraId="08A8E735" w14:textId="328BA2C5" w:rsidR="004B1D63" w:rsidRDefault="008111EA" w:rsidP="004B1D63">
            <w:r>
              <w:t>0</w:t>
            </w:r>
          </w:p>
        </w:tc>
        <w:tc>
          <w:tcPr>
            <w:tcW w:w="6588" w:type="dxa"/>
          </w:tcPr>
          <w:p w14:paraId="52BA7FC5" w14:textId="5FFE1C2C" w:rsidR="004B1D63" w:rsidRPr="00DB442F" w:rsidRDefault="008111EA" w:rsidP="004B1D63">
            <w:r>
              <w:t>Camera turns on to begin imaging (pending)</w:t>
            </w:r>
          </w:p>
        </w:tc>
      </w:tr>
      <w:tr w:rsidR="00DB442F" w14:paraId="1384B1C6" w14:textId="77777777" w:rsidTr="00AE706B">
        <w:trPr>
          <w:jc w:val="center"/>
        </w:trPr>
        <w:tc>
          <w:tcPr>
            <w:tcW w:w="2412" w:type="dxa"/>
          </w:tcPr>
          <w:p w14:paraId="295B5AFD" w14:textId="0E301020" w:rsidR="00DB442F" w:rsidRDefault="008111EA" w:rsidP="004B1D63">
            <w:r>
              <w:t>30</w:t>
            </w:r>
          </w:p>
        </w:tc>
        <w:tc>
          <w:tcPr>
            <w:tcW w:w="6588" w:type="dxa"/>
          </w:tcPr>
          <w:p w14:paraId="30BE6711" w14:textId="6619AD17" w:rsidR="00DB442F" w:rsidRPr="00DB442F" w:rsidRDefault="008111EA" w:rsidP="004B1D63">
            <w:r>
              <w:t>CubeSat systems switch on</w:t>
            </w:r>
          </w:p>
        </w:tc>
      </w:tr>
      <w:tr w:rsidR="00DB442F" w14:paraId="120DCC21" w14:textId="77777777" w:rsidTr="00AE706B">
        <w:trPr>
          <w:jc w:val="center"/>
        </w:trPr>
        <w:tc>
          <w:tcPr>
            <w:tcW w:w="2412" w:type="dxa"/>
          </w:tcPr>
          <w:p w14:paraId="64A4AE0D" w14:textId="0EE3C0C9" w:rsidR="00DB442F" w:rsidRDefault="008111EA" w:rsidP="004B1D63">
            <w:r>
              <w:t>30 + n</w:t>
            </w:r>
          </w:p>
        </w:tc>
        <w:tc>
          <w:tcPr>
            <w:tcW w:w="6588" w:type="dxa"/>
          </w:tcPr>
          <w:p w14:paraId="1CB6209C" w14:textId="2C9CE788" w:rsidR="00DB442F" w:rsidRPr="00DB442F" w:rsidRDefault="008111EA" w:rsidP="004B1D63">
            <w:r>
              <w:t>OBC boots up</w:t>
            </w:r>
          </w:p>
        </w:tc>
      </w:tr>
      <w:tr w:rsidR="00DB442F" w14:paraId="47E5B13A" w14:textId="77777777" w:rsidTr="002B1813">
        <w:trPr>
          <w:trHeight w:val="58"/>
          <w:jc w:val="center"/>
        </w:trPr>
        <w:tc>
          <w:tcPr>
            <w:tcW w:w="2412" w:type="dxa"/>
          </w:tcPr>
          <w:p w14:paraId="365CBE18" w14:textId="722D070C" w:rsidR="00DB442F" w:rsidRDefault="008111EA" w:rsidP="004B1D63">
            <w:r>
              <w:t>30 + n</w:t>
            </w:r>
            <w:r w:rsidR="001C564A">
              <w:t xml:space="preserve"> </w:t>
            </w:r>
            <w:r>
              <w:t xml:space="preserve">+ </w:t>
            </w:r>
          </w:p>
        </w:tc>
        <w:tc>
          <w:tcPr>
            <w:tcW w:w="6588" w:type="dxa"/>
          </w:tcPr>
          <w:p w14:paraId="1EF569B9" w14:textId="6C01C996" w:rsidR="00DB442F" w:rsidRPr="00DB442F" w:rsidRDefault="008111EA" w:rsidP="004B1D63">
            <w:r>
              <w:t>Detumble maneuver begins</w:t>
            </w:r>
          </w:p>
        </w:tc>
      </w:tr>
      <w:tr w:rsidR="00DB442F" w14:paraId="4B36B162" w14:textId="77777777" w:rsidTr="00AE706B">
        <w:trPr>
          <w:jc w:val="center"/>
        </w:trPr>
        <w:tc>
          <w:tcPr>
            <w:tcW w:w="2412" w:type="dxa"/>
          </w:tcPr>
          <w:p w14:paraId="51CCE1CD" w14:textId="447441E8" w:rsidR="00DB442F" w:rsidRDefault="008111EA" w:rsidP="004B1D63">
            <w:r>
              <w:t>30 + n</w:t>
            </w:r>
            <w:r w:rsidR="001C564A">
              <w:t xml:space="preserve"> </w:t>
            </w:r>
            <w:r>
              <w:t xml:space="preserve">+ </w:t>
            </w:r>
          </w:p>
        </w:tc>
        <w:tc>
          <w:tcPr>
            <w:tcW w:w="6588" w:type="dxa"/>
          </w:tcPr>
          <w:p w14:paraId="3BFF463F" w14:textId="5F35D022" w:rsidR="00DB442F" w:rsidRPr="00DB442F" w:rsidRDefault="008111EA" w:rsidP="004B1D63">
            <w:proofErr w:type="spellStart"/>
            <w:r>
              <w:t>Tranceiver</w:t>
            </w:r>
            <w:proofErr w:type="spellEnd"/>
            <w:r>
              <w:t xml:space="preserve"> switches on</w:t>
            </w:r>
          </w:p>
        </w:tc>
      </w:tr>
      <w:tr w:rsidR="004B1D63" w14:paraId="44A7735D" w14:textId="77777777" w:rsidTr="00AE706B">
        <w:trPr>
          <w:jc w:val="center"/>
        </w:trPr>
        <w:tc>
          <w:tcPr>
            <w:tcW w:w="2412" w:type="dxa"/>
          </w:tcPr>
          <w:p w14:paraId="0C3FD5EB" w14:textId="5F62EB03" w:rsidR="004B1D63" w:rsidRDefault="008111EA" w:rsidP="004B1D63">
            <w:r>
              <w:t>30 + n +</w:t>
            </w:r>
          </w:p>
        </w:tc>
        <w:tc>
          <w:tcPr>
            <w:tcW w:w="6588" w:type="dxa"/>
          </w:tcPr>
          <w:p w14:paraId="07FE5FA2" w14:textId="0B7151A5" w:rsidR="004B1D63" w:rsidRDefault="008111EA" w:rsidP="004B1D63">
            <w:r>
              <w:t>Antenna deployment</w:t>
            </w:r>
          </w:p>
        </w:tc>
      </w:tr>
      <w:tr w:rsidR="004B1D63" w14:paraId="0CF2A347" w14:textId="77777777" w:rsidTr="00AE706B">
        <w:trPr>
          <w:jc w:val="center"/>
        </w:trPr>
        <w:tc>
          <w:tcPr>
            <w:tcW w:w="2412" w:type="dxa"/>
          </w:tcPr>
          <w:p w14:paraId="67018263" w14:textId="07553165" w:rsidR="004B1D63" w:rsidRDefault="008111EA" w:rsidP="004B1D63">
            <w:r>
              <w:t>30 + n +</w:t>
            </w:r>
          </w:p>
        </w:tc>
        <w:tc>
          <w:tcPr>
            <w:tcW w:w="6588" w:type="dxa"/>
          </w:tcPr>
          <w:p w14:paraId="3FF3F45E" w14:textId="3564C02D" w:rsidR="004B1D63" w:rsidRDefault="008111EA" w:rsidP="004B1D63">
            <w:r>
              <w:t>Detumble concludes</w:t>
            </w:r>
          </w:p>
        </w:tc>
      </w:tr>
      <w:tr w:rsidR="004B1D63" w14:paraId="10DEB0E9" w14:textId="77777777" w:rsidTr="00AE706B">
        <w:trPr>
          <w:jc w:val="center"/>
        </w:trPr>
        <w:tc>
          <w:tcPr>
            <w:tcW w:w="2412" w:type="dxa"/>
          </w:tcPr>
          <w:p w14:paraId="536E8833" w14:textId="77777777" w:rsidR="004B1D63" w:rsidRDefault="004B1D63" w:rsidP="004B1D63"/>
        </w:tc>
        <w:tc>
          <w:tcPr>
            <w:tcW w:w="6588" w:type="dxa"/>
          </w:tcPr>
          <w:p w14:paraId="526BE936" w14:textId="77777777" w:rsidR="004B1D63" w:rsidRDefault="004B1D63" w:rsidP="004B1D63"/>
        </w:tc>
      </w:tr>
    </w:tbl>
    <w:p w14:paraId="4A358A86" w14:textId="77777777" w:rsidR="00E33449" w:rsidRDefault="00E33449">
      <w:pPr>
        <w:pStyle w:val="Heading1"/>
      </w:pPr>
      <w:bookmarkStart w:id="8" w:name="_Toc374089715"/>
      <w:bookmarkStart w:id="9" w:name="_Toc374089716"/>
      <w:bookmarkStart w:id="10" w:name="_Toc26515458"/>
      <w:bookmarkEnd w:id="5"/>
      <w:bookmarkEnd w:id="8"/>
      <w:bookmarkEnd w:id="9"/>
      <w:r>
        <w:t>Physical Characteristics</w:t>
      </w:r>
      <w:bookmarkEnd w:id="10"/>
    </w:p>
    <w:p w14:paraId="03101325" w14:textId="77777777" w:rsidR="00C143FF" w:rsidRDefault="0014636E" w:rsidP="00C143FF">
      <w:pPr>
        <w:pStyle w:val="Heading2"/>
        <w:ind w:left="630" w:hanging="630"/>
      </w:pPr>
      <w:bookmarkStart w:id="11" w:name="_Toc26515459"/>
      <w:r>
        <w:t>System Description</w:t>
      </w:r>
      <w:bookmarkEnd w:id="11"/>
      <w:r w:rsidR="00C143FF">
        <w:tab/>
      </w:r>
    </w:p>
    <w:p w14:paraId="1ABB2B77" w14:textId="77777777" w:rsidR="00C143FF" w:rsidRDefault="00C143FF" w:rsidP="00C143FF">
      <w:r>
        <w:t>Provide the following</w:t>
      </w:r>
    </w:p>
    <w:tbl>
      <w:tblPr>
        <w:tblStyle w:val="TableGrid"/>
        <w:tblW w:w="9265" w:type="dxa"/>
        <w:jc w:val="center"/>
        <w:tblLook w:val="04A0" w:firstRow="1" w:lastRow="0" w:firstColumn="1" w:lastColumn="0" w:noHBand="0" w:noVBand="1"/>
      </w:tblPr>
      <w:tblGrid>
        <w:gridCol w:w="9350"/>
      </w:tblGrid>
      <w:tr w:rsidR="00DD25ED" w14:paraId="3F73844C" w14:textId="77777777" w:rsidTr="008E1FAF">
        <w:trPr>
          <w:jc w:val="center"/>
        </w:trPr>
        <w:tc>
          <w:tcPr>
            <w:tcW w:w="9265" w:type="dxa"/>
          </w:tcPr>
          <w:p w14:paraId="2AA47044" w14:textId="77777777" w:rsidR="00DD25ED" w:rsidRPr="008E1FAF" w:rsidRDefault="00DD25ED" w:rsidP="00C143FF">
            <w:pPr>
              <w:jc w:val="center"/>
              <w:rPr>
                <w:b/>
              </w:rPr>
            </w:pPr>
            <w:r w:rsidRPr="008E1FAF">
              <w:rPr>
                <w:b/>
              </w:rPr>
              <w:t>Major Systems Block Diagrams</w:t>
            </w:r>
          </w:p>
        </w:tc>
      </w:tr>
      <w:tr w:rsidR="00DD25ED" w14:paraId="5F4428E3" w14:textId="77777777" w:rsidTr="008E1FAF">
        <w:trPr>
          <w:jc w:val="center"/>
        </w:trPr>
        <w:tc>
          <w:tcPr>
            <w:tcW w:w="9265" w:type="dxa"/>
          </w:tcPr>
          <w:p w14:paraId="4DA7387E" w14:textId="387CC31E" w:rsidR="00DD25ED" w:rsidRDefault="00DD25ED">
            <w:commentRangeStart w:id="12"/>
            <w:commentRangeStart w:id="13"/>
            <w:r>
              <w:t>Structural</w:t>
            </w:r>
            <w:r w:rsidR="00D528BE">
              <w:t xml:space="preserve"> </w:t>
            </w:r>
            <w:commentRangeEnd w:id="12"/>
            <w:r w:rsidR="002B1813">
              <w:rPr>
                <w:rStyle w:val="CommentReference"/>
                <w:rFonts w:ascii="Calibri" w:eastAsia="Calibri" w:hAnsi="Calibri" w:cs="Times New Roman"/>
              </w:rPr>
              <w:commentReference w:id="12"/>
            </w:r>
            <w:commentRangeEnd w:id="13"/>
            <w:r w:rsidR="000F30D2">
              <w:rPr>
                <w:rStyle w:val="CommentReference"/>
                <w:rFonts w:ascii="Calibri" w:eastAsia="Calibri" w:hAnsi="Calibri" w:cs="Times New Roman"/>
              </w:rPr>
              <w:commentReference w:id="13"/>
            </w:r>
            <w:r w:rsidR="00D528BE">
              <w:t>Diagram</w:t>
            </w:r>
            <w:r>
              <w:t xml:space="preserve"> (exploded view of CAD w/ </w:t>
            </w:r>
            <w:r w:rsidR="000D3035">
              <w:t>subsystems identified)</w:t>
            </w:r>
            <w:r w:rsidR="00D528BE">
              <w:t>:</w:t>
            </w:r>
          </w:p>
        </w:tc>
      </w:tr>
      <w:tr w:rsidR="00DD25ED" w14:paraId="105EB2E1" w14:textId="77777777" w:rsidTr="008E1FAF">
        <w:trPr>
          <w:trHeight w:val="1088"/>
          <w:jc w:val="center"/>
        </w:trPr>
        <w:tc>
          <w:tcPr>
            <w:tcW w:w="9265" w:type="dxa"/>
          </w:tcPr>
          <w:p w14:paraId="20CAD247" w14:textId="471F9E41" w:rsidR="00DD25ED" w:rsidRDefault="000F30D2" w:rsidP="00385F2F">
            <w:r>
              <w:rPr>
                <w:noProof/>
              </w:rPr>
              <w:lastRenderedPageBreak/>
              <w:drawing>
                <wp:inline distT="0" distB="0" distL="0" distR="0" wp14:anchorId="2306FF54" wp14:editId="37CA520F">
                  <wp:extent cx="3638550" cy="7019925"/>
                  <wp:effectExtent l="0" t="0" r="0" b="9525"/>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jpg"/>
                          <pic:cNvPicPr/>
                        </pic:nvPicPr>
                        <pic:blipFill>
                          <a:blip r:embed="rId18"/>
                          <a:stretch>
                            <a:fillRect/>
                          </a:stretch>
                        </pic:blipFill>
                        <pic:spPr>
                          <a:xfrm>
                            <a:off x="0" y="0"/>
                            <a:ext cx="3638550" cy="7019925"/>
                          </a:xfrm>
                          <a:prstGeom prst="rect">
                            <a:avLst/>
                          </a:prstGeom>
                        </pic:spPr>
                      </pic:pic>
                    </a:graphicData>
                  </a:graphic>
                </wp:inline>
              </w:drawing>
            </w:r>
          </w:p>
          <w:p w14:paraId="17903A07" w14:textId="77777777" w:rsidR="001C564A" w:rsidRDefault="001C564A" w:rsidP="00385F2F"/>
          <w:p w14:paraId="048FBEBA" w14:textId="77777777" w:rsidR="001C564A" w:rsidRDefault="001C564A" w:rsidP="00385F2F">
            <w:r>
              <w:rPr>
                <w:noProof/>
              </w:rPr>
              <w:lastRenderedPageBreak/>
              <w:drawing>
                <wp:inline distT="0" distB="0" distL="0" distR="0" wp14:anchorId="63B28C30" wp14:editId="2FC0C77C">
                  <wp:extent cx="4777740" cy="5661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661660"/>
                          </a:xfrm>
                          <a:prstGeom prst="rect">
                            <a:avLst/>
                          </a:prstGeom>
                          <a:noFill/>
                          <a:ln>
                            <a:noFill/>
                          </a:ln>
                        </pic:spPr>
                      </pic:pic>
                    </a:graphicData>
                  </a:graphic>
                </wp:inline>
              </w:drawing>
            </w:r>
          </w:p>
          <w:p w14:paraId="0F69FA3C" w14:textId="77777777" w:rsidR="001C564A" w:rsidRDefault="001C564A" w:rsidP="00385F2F"/>
          <w:p w14:paraId="0B084372" w14:textId="77777777" w:rsidR="001C564A" w:rsidRDefault="001C564A" w:rsidP="00385F2F"/>
          <w:p w14:paraId="21CF320D" w14:textId="77777777" w:rsidR="001C564A" w:rsidRDefault="001C564A" w:rsidP="00385F2F"/>
          <w:p w14:paraId="72549023" w14:textId="77777777" w:rsidR="001C564A" w:rsidRDefault="001C564A" w:rsidP="00385F2F"/>
          <w:p w14:paraId="4938196D" w14:textId="77777777" w:rsidR="001C564A" w:rsidRDefault="001C564A" w:rsidP="00385F2F"/>
          <w:p w14:paraId="5ABED100" w14:textId="77777777" w:rsidR="001C564A" w:rsidRDefault="001C564A" w:rsidP="00385F2F"/>
          <w:p w14:paraId="69A52FD0" w14:textId="77777777" w:rsidR="001C564A" w:rsidRDefault="001C564A" w:rsidP="00385F2F"/>
          <w:p w14:paraId="7ECEE473" w14:textId="77777777" w:rsidR="001C564A" w:rsidRDefault="001C564A" w:rsidP="00385F2F"/>
          <w:p w14:paraId="5E3EBBAD" w14:textId="77777777" w:rsidR="001C564A" w:rsidRDefault="001C564A" w:rsidP="00385F2F"/>
          <w:p w14:paraId="0F584272" w14:textId="77777777" w:rsidR="001C564A" w:rsidRDefault="001C564A" w:rsidP="00385F2F"/>
          <w:p w14:paraId="56EF7162" w14:textId="77777777" w:rsidR="001C564A" w:rsidRDefault="001C564A" w:rsidP="00385F2F"/>
          <w:p w14:paraId="15B9B4ED" w14:textId="47F9D865" w:rsidR="001C564A" w:rsidRDefault="001C564A" w:rsidP="00385F2F"/>
        </w:tc>
      </w:tr>
      <w:tr w:rsidR="00DD25ED" w14:paraId="6E2BC1AC" w14:textId="77777777" w:rsidTr="008E1FAF">
        <w:trPr>
          <w:jc w:val="center"/>
        </w:trPr>
        <w:tc>
          <w:tcPr>
            <w:tcW w:w="9265" w:type="dxa"/>
          </w:tcPr>
          <w:p w14:paraId="54E17DE8" w14:textId="07831F2F" w:rsidR="00DD25ED" w:rsidRDefault="00DD25ED">
            <w:r>
              <w:lastRenderedPageBreak/>
              <w:t>Power</w:t>
            </w:r>
            <w:r w:rsidR="000D3035">
              <w:t xml:space="preserve"> System Block Diagram</w:t>
            </w:r>
            <w:r w:rsidR="00D528BE">
              <w:t>:</w:t>
            </w:r>
          </w:p>
        </w:tc>
      </w:tr>
      <w:tr w:rsidR="000D3035" w14:paraId="52697A5B" w14:textId="77777777" w:rsidTr="008E1FAF">
        <w:trPr>
          <w:jc w:val="center"/>
        </w:trPr>
        <w:tc>
          <w:tcPr>
            <w:tcW w:w="9265" w:type="dxa"/>
          </w:tcPr>
          <w:p w14:paraId="799E9D68" w14:textId="6366B471" w:rsidR="000D3035" w:rsidRDefault="009E3A6B" w:rsidP="00385F2F">
            <w:commentRangeStart w:id="14"/>
            <w:commentRangeStart w:id="15"/>
            <w:commentRangeEnd w:id="14"/>
            <w:r>
              <w:rPr>
                <w:rStyle w:val="CommentReference"/>
                <w:rFonts w:ascii="Calibri" w:eastAsia="Calibri" w:hAnsi="Calibri" w:cs="Times New Roman"/>
              </w:rPr>
              <w:commentReference w:id="14"/>
            </w:r>
            <w:commentRangeEnd w:id="15"/>
            <w:r>
              <w:rPr>
                <w:rStyle w:val="CommentReference"/>
                <w:rFonts w:ascii="Calibri" w:eastAsia="Calibri" w:hAnsi="Calibri" w:cs="Times New Roman"/>
              </w:rPr>
              <w:commentReference w:id="15"/>
            </w:r>
          </w:p>
          <w:p w14:paraId="38590576" w14:textId="77777777" w:rsidR="00620B8C" w:rsidRDefault="00620B8C" w:rsidP="00385F2F"/>
          <w:p w14:paraId="35EFC54B" w14:textId="77777777" w:rsidR="00620B8C" w:rsidRDefault="00620B8C" w:rsidP="00385F2F"/>
          <w:p w14:paraId="62CA143F" w14:textId="77777777" w:rsidR="00620B8C" w:rsidRDefault="00620B8C" w:rsidP="00385F2F"/>
          <w:p w14:paraId="7051D43B" w14:textId="7C972A99" w:rsidR="001C564A" w:rsidRDefault="003649D6" w:rsidP="00385F2F">
            <w:r>
              <w:rPr>
                <w:noProof/>
              </w:rPr>
              <w:drawing>
                <wp:inline distT="0" distB="0" distL="0" distR="0" wp14:anchorId="3F006526" wp14:editId="2A96A211">
                  <wp:extent cx="4772025" cy="51681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3479" cy="5169739"/>
                          </a:xfrm>
                          <a:prstGeom prst="rect">
                            <a:avLst/>
                          </a:prstGeom>
                          <a:noFill/>
                          <a:ln>
                            <a:noFill/>
                          </a:ln>
                        </pic:spPr>
                      </pic:pic>
                    </a:graphicData>
                  </a:graphic>
                </wp:inline>
              </w:drawing>
            </w:r>
          </w:p>
          <w:p w14:paraId="712742FC" w14:textId="77777777" w:rsidR="001C564A" w:rsidRDefault="001C564A" w:rsidP="00385F2F"/>
          <w:p w14:paraId="1292D48B" w14:textId="77777777" w:rsidR="001C564A" w:rsidRDefault="001C564A" w:rsidP="00385F2F"/>
          <w:p w14:paraId="19D1AEA3" w14:textId="77777777" w:rsidR="001C564A" w:rsidRDefault="001C564A" w:rsidP="00385F2F"/>
          <w:p w14:paraId="63164C75" w14:textId="77777777" w:rsidR="001C564A" w:rsidRDefault="001C564A" w:rsidP="00385F2F"/>
          <w:p w14:paraId="7135C624" w14:textId="77777777" w:rsidR="001C564A" w:rsidRDefault="001C564A" w:rsidP="00385F2F"/>
          <w:p w14:paraId="7D1F17D5" w14:textId="77777777" w:rsidR="001C564A" w:rsidRDefault="001C564A" w:rsidP="00385F2F"/>
          <w:p w14:paraId="7EE8BD63" w14:textId="77777777" w:rsidR="001C564A" w:rsidRDefault="001C564A" w:rsidP="00385F2F"/>
          <w:p w14:paraId="1255F9A5" w14:textId="77777777" w:rsidR="001C564A" w:rsidRDefault="001C564A" w:rsidP="00385F2F"/>
          <w:p w14:paraId="3B8AAF07" w14:textId="0756D78E" w:rsidR="001C564A" w:rsidRDefault="001C564A" w:rsidP="00385F2F"/>
        </w:tc>
      </w:tr>
      <w:tr w:rsidR="00DD25ED" w14:paraId="6604269D" w14:textId="77777777" w:rsidTr="008E1FAF">
        <w:trPr>
          <w:jc w:val="center"/>
        </w:trPr>
        <w:tc>
          <w:tcPr>
            <w:tcW w:w="9265" w:type="dxa"/>
          </w:tcPr>
          <w:p w14:paraId="1FB1DAFF" w14:textId="3FBE295E" w:rsidR="00DD25ED" w:rsidRDefault="00DD25ED">
            <w:r>
              <w:lastRenderedPageBreak/>
              <w:t>Communications</w:t>
            </w:r>
            <w:r w:rsidR="000D3035">
              <w:t xml:space="preserve"> System Block Diagram</w:t>
            </w:r>
            <w:r w:rsidR="00D528BE">
              <w:t>:</w:t>
            </w:r>
          </w:p>
        </w:tc>
      </w:tr>
      <w:tr w:rsidR="000D3035" w14:paraId="33705603" w14:textId="77777777" w:rsidTr="008E1FAF">
        <w:trPr>
          <w:jc w:val="center"/>
        </w:trPr>
        <w:tc>
          <w:tcPr>
            <w:tcW w:w="9265" w:type="dxa"/>
          </w:tcPr>
          <w:p w14:paraId="379F49B9" w14:textId="266FA66A" w:rsidR="000D3035" w:rsidRDefault="00CB778D" w:rsidP="00CB778D">
            <w:pPr>
              <w:jc w:val="center"/>
            </w:pPr>
            <w:r>
              <w:t>Ground Station:</w:t>
            </w:r>
          </w:p>
          <w:p w14:paraId="29963743" w14:textId="12508468" w:rsidR="00CB778D" w:rsidRDefault="00CB778D" w:rsidP="00CB778D">
            <w:pPr>
              <w:jc w:val="center"/>
            </w:pPr>
            <w:r>
              <w:rPr>
                <w:noProof/>
              </w:rPr>
              <w:drawing>
                <wp:inline distT="0" distB="0" distL="0" distR="0" wp14:anchorId="46981BBA" wp14:editId="7C3449CE">
                  <wp:extent cx="2785963" cy="621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791" cy="6243999"/>
                          </a:xfrm>
                          <a:prstGeom prst="rect">
                            <a:avLst/>
                          </a:prstGeom>
                          <a:noFill/>
                          <a:ln>
                            <a:noFill/>
                          </a:ln>
                        </pic:spPr>
                      </pic:pic>
                    </a:graphicData>
                  </a:graphic>
                </wp:inline>
              </w:drawing>
            </w:r>
          </w:p>
          <w:p w14:paraId="4E36F785" w14:textId="3D9C0B75" w:rsidR="00CB778D" w:rsidRDefault="00CB778D" w:rsidP="00CB778D">
            <w:pPr>
              <w:jc w:val="center"/>
            </w:pPr>
          </w:p>
          <w:p w14:paraId="267052F5" w14:textId="3E2B5779" w:rsidR="00CB778D" w:rsidRDefault="00CB778D" w:rsidP="00CB778D">
            <w:pPr>
              <w:jc w:val="center"/>
            </w:pPr>
          </w:p>
          <w:p w14:paraId="0A9976E0" w14:textId="00862772" w:rsidR="00620B8C" w:rsidRDefault="00CB778D" w:rsidP="00CB778D">
            <w:pPr>
              <w:jc w:val="center"/>
            </w:pPr>
            <w:r>
              <w:lastRenderedPageBreak/>
              <w:t>CubeSat Communication System</w:t>
            </w:r>
          </w:p>
          <w:p w14:paraId="35A3E4C1" w14:textId="3C4D0B49" w:rsidR="00CB778D" w:rsidRDefault="00CB778D" w:rsidP="00CB778D">
            <w:pPr>
              <w:jc w:val="center"/>
            </w:pPr>
            <w:r>
              <w:rPr>
                <w:noProof/>
              </w:rPr>
              <w:drawing>
                <wp:inline distT="0" distB="0" distL="0" distR="0" wp14:anchorId="72B6CC34" wp14:editId="69C4DB2D">
                  <wp:extent cx="5943600" cy="343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6620"/>
                          </a:xfrm>
                          <a:prstGeom prst="rect">
                            <a:avLst/>
                          </a:prstGeom>
                        </pic:spPr>
                      </pic:pic>
                    </a:graphicData>
                  </a:graphic>
                </wp:inline>
              </w:drawing>
            </w:r>
          </w:p>
          <w:p w14:paraId="1FBAD24B" w14:textId="77777777" w:rsidR="00620B8C" w:rsidRDefault="00620B8C" w:rsidP="00385F2F"/>
          <w:p w14:paraId="04E040A2" w14:textId="77777777" w:rsidR="001C564A" w:rsidRDefault="001C564A" w:rsidP="00385F2F"/>
          <w:p w14:paraId="188ED356" w14:textId="77777777" w:rsidR="001C564A" w:rsidRDefault="001C564A" w:rsidP="00385F2F"/>
          <w:p w14:paraId="685499FC" w14:textId="77777777" w:rsidR="001C564A" w:rsidRDefault="001C564A" w:rsidP="00385F2F"/>
          <w:p w14:paraId="0A977ED1" w14:textId="77777777" w:rsidR="001C564A" w:rsidRDefault="001C564A" w:rsidP="00385F2F"/>
          <w:p w14:paraId="2C7FAF39" w14:textId="77777777" w:rsidR="001C564A" w:rsidRDefault="001C564A" w:rsidP="00385F2F"/>
          <w:p w14:paraId="61A8E4C2" w14:textId="77777777" w:rsidR="001C564A" w:rsidRDefault="001C564A" w:rsidP="00385F2F"/>
          <w:p w14:paraId="2DD1A383" w14:textId="77777777" w:rsidR="001C564A" w:rsidRDefault="001C564A" w:rsidP="00385F2F"/>
          <w:p w14:paraId="2089E0C3" w14:textId="77777777" w:rsidR="001C564A" w:rsidRDefault="001C564A" w:rsidP="00385F2F"/>
          <w:p w14:paraId="29D70745" w14:textId="77777777" w:rsidR="001C564A" w:rsidRDefault="001C564A" w:rsidP="00385F2F"/>
          <w:p w14:paraId="35B8D098" w14:textId="77777777" w:rsidR="001C564A" w:rsidRDefault="001C564A" w:rsidP="00385F2F"/>
          <w:p w14:paraId="0E97F4E3" w14:textId="77777777" w:rsidR="001C564A" w:rsidRDefault="001C564A" w:rsidP="00385F2F"/>
          <w:p w14:paraId="1A2AC535" w14:textId="77777777" w:rsidR="001C564A" w:rsidRDefault="001C564A" w:rsidP="00385F2F"/>
          <w:p w14:paraId="208F645C" w14:textId="77777777" w:rsidR="001C564A" w:rsidRDefault="001C564A" w:rsidP="00385F2F"/>
          <w:p w14:paraId="6F09B1E9" w14:textId="77777777" w:rsidR="001C564A" w:rsidRDefault="001C564A" w:rsidP="00385F2F"/>
          <w:p w14:paraId="79C33DCE" w14:textId="77777777" w:rsidR="001C564A" w:rsidRDefault="001C564A" w:rsidP="00385F2F"/>
          <w:p w14:paraId="3DE51F62" w14:textId="77777777" w:rsidR="001C564A" w:rsidRDefault="001C564A" w:rsidP="00385F2F"/>
          <w:p w14:paraId="6C737A43" w14:textId="77777777" w:rsidR="001C564A" w:rsidRDefault="001C564A" w:rsidP="00385F2F"/>
          <w:p w14:paraId="4B6B75A9" w14:textId="77777777" w:rsidR="001C564A" w:rsidRDefault="001C564A" w:rsidP="00385F2F"/>
          <w:p w14:paraId="79BE2CD6" w14:textId="77777777" w:rsidR="001C564A" w:rsidRDefault="001C564A" w:rsidP="00385F2F"/>
          <w:p w14:paraId="7C898728" w14:textId="77777777" w:rsidR="001C564A" w:rsidRDefault="001C564A" w:rsidP="00385F2F"/>
          <w:p w14:paraId="3C8E200D" w14:textId="0FCB124B" w:rsidR="001C564A" w:rsidRDefault="001C564A" w:rsidP="00385F2F"/>
        </w:tc>
      </w:tr>
      <w:tr w:rsidR="00DD25ED" w14:paraId="022B852B" w14:textId="77777777" w:rsidTr="008E1FAF">
        <w:trPr>
          <w:jc w:val="center"/>
        </w:trPr>
        <w:tc>
          <w:tcPr>
            <w:tcW w:w="9265" w:type="dxa"/>
          </w:tcPr>
          <w:p w14:paraId="484A4068" w14:textId="18CCA30C" w:rsidR="00DD25ED" w:rsidRDefault="00DD25ED">
            <w:r>
              <w:lastRenderedPageBreak/>
              <w:t>ADCS</w:t>
            </w:r>
            <w:r w:rsidR="000D3035">
              <w:t xml:space="preserve"> Block Diagram</w:t>
            </w:r>
            <w:r w:rsidR="00D528BE">
              <w:t>:</w:t>
            </w:r>
          </w:p>
        </w:tc>
      </w:tr>
      <w:tr w:rsidR="000D3035" w14:paraId="5F780B6A" w14:textId="77777777" w:rsidTr="008E1FAF">
        <w:trPr>
          <w:jc w:val="center"/>
        </w:trPr>
        <w:tc>
          <w:tcPr>
            <w:tcW w:w="9265" w:type="dxa"/>
          </w:tcPr>
          <w:p w14:paraId="62FFD670" w14:textId="77777777" w:rsidR="000D3035" w:rsidRDefault="000D3035" w:rsidP="00385F2F"/>
          <w:p w14:paraId="4BA1C9EE" w14:textId="459A2D67" w:rsidR="00620B8C" w:rsidRDefault="0090128B" w:rsidP="00385F2F">
            <w:r>
              <w:t>Top Level ADCS diagram:</w:t>
            </w:r>
          </w:p>
          <w:p w14:paraId="31A6A242" w14:textId="77777777" w:rsidR="0090128B" w:rsidRDefault="0090128B" w:rsidP="00385F2F"/>
          <w:p w14:paraId="46CC9119" w14:textId="1E484043" w:rsidR="0090128B" w:rsidRDefault="0014132A" w:rsidP="00385F2F">
            <w:r>
              <w:rPr>
                <w:noProof/>
              </w:rPr>
              <w:drawing>
                <wp:inline distT="0" distB="0" distL="0" distR="0" wp14:anchorId="40C61289" wp14:editId="561C7F3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70698162" w14:textId="60AB88FB" w:rsidR="00620B8C" w:rsidRDefault="00620B8C" w:rsidP="00385F2F"/>
          <w:p w14:paraId="6DBC856C" w14:textId="33202152" w:rsidR="0090128B" w:rsidRDefault="0014132A" w:rsidP="00385F2F">
            <w:r>
              <w:rPr>
                <w:noProof/>
              </w:rPr>
              <w:drawing>
                <wp:inline distT="0" distB="0" distL="0" distR="0" wp14:anchorId="434BAA48" wp14:editId="45CBB65E">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14:paraId="2A10BEE4" w14:textId="6C96CDFE" w:rsidR="00620B8C" w:rsidRDefault="00620B8C" w:rsidP="00385F2F"/>
        </w:tc>
      </w:tr>
      <w:tr w:rsidR="00DD25ED" w14:paraId="2E2F197E" w14:textId="77777777" w:rsidTr="008E1FAF">
        <w:trPr>
          <w:jc w:val="center"/>
        </w:trPr>
        <w:tc>
          <w:tcPr>
            <w:tcW w:w="9265" w:type="dxa"/>
          </w:tcPr>
          <w:p w14:paraId="5AA0756C" w14:textId="6245AE01" w:rsidR="00DD25ED" w:rsidRDefault="00DD25ED">
            <w:r>
              <w:t>Payload</w:t>
            </w:r>
            <w:r w:rsidR="000D3035">
              <w:t xml:space="preserve"> Block Diagram</w:t>
            </w:r>
            <w:r w:rsidR="00D528BE">
              <w:t>:</w:t>
            </w:r>
          </w:p>
        </w:tc>
      </w:tr>
      <w:tr w:rsidR="000D3035" w14:paraId="07995486" w14:textId="77777777" w:rsidTr="008E1FAF">
        <w:trPr>
          <w:jc w:val="center"/>
        </w:trPr>
        <w:tc>
          <w:tcPr>
            <w:tcW w:w="9265" w:type="dxa"/>
          </w:tcPr>
          <w:p w14:paraId="5B7E6F5C" w14:textId="77777777" w:rsidR="000D3035" w:rsidRDefault="000D3035" w:rsidP="00385F2F"/>
          <w:p w14:paraId="35F52ECD" w14:textId="406D1944" w:rsidR="00620B8C" w:rsidRDefault="00310FFD" w:rsidP="00385F2F">
            <w:r>
              <w:t>Pending</w:t>
            </w:r>
          </w:p>
          <w:p w14:paraId="36A2335D" w14:textId="140F9C8B" w:rsidR="00620B8C" w:rsidRDefault="00620B8C" w:rsidP="00385F2F"/>
        </w:tc>
      </w:tr>
      <w:tr w:rsidR="00DD25ED" w14:paraId="218D7A3E" w14:textId="77777777" w:rsidTr="008E1FAF">
        <w:trPr>
          <w:jc w:val="center"/>
        </w:trPr>
        <w:tc>
          <w:tcPr>
            <w:tcW w:w="9265" w:type="dxa"/>
          </w:tcPr>
          <w:p w14:paraId="5FF1B88F" w14:textId="4F293524" w:rsidR="00DD25ED" w:rsidRDefault="00DD25ED">
            <w:r>
              <w:t>Propulsion</w:t>
            </w:r>
            <w:r w:rsidR="000D3035">
              <w:t xml:space="preserve"> System Block Diagram</w:t>
            </w:r>
            <w:r w:rsidR="00D528BE">
              <w:t>:</w:t>
            </w:r>
          </w:p>
        </w:tc>
      </w:tr>
      <w:tr w:rsidR="000D3035" w14:paraId="39AB3D6B" w14:textId="77777777" w:rsidTr="008E1FAF">
        <w:trPr>
          <w:jc w:val="center"/>
        </w:trPr>
        <w:tc>
          <w:tcPr>
            <w:tcW w:w="9265" w:type="dxa"/>
          </w:tcPr>
          <w:p w14:paraId="583EA7E6" w14:textId="77777777" w:rsidR="000D3035" w:rsidRDefault="000D3035" w:rsidP="00385F2F"/>
          <w:p w14:paraId="78659CE0" w14:textId="17F80491" w:rsidR="00620B8C" w:rsidRDefault="009D0F6E" w:rsidP="00385F2F">
            <w:r>
              <w:t>N/A</w:t>
            </w:r>
          </w:p>
          <w:p w14:paraId="48D1F4DA" w14:textId="2300FFE4" w:rsidR="00620B8C" w:rsidRDefault="00620B8C" w:rsidP="00385F2F"/>
        </w:tc>
      </w:tr>
      <w:tr w:rsidR="00DD25ED" w14:paraId="24E97D63" w14:textId="77777777" w:rsidTr="008E1FAF">
        <w:trPr>
          <w:jc w:val="center"/>
        </w:trPr>
        <w:tc>
          <w:tcPr>
            <w:tcW w:w="9265" w:type="dxa"/>
          </w:tcPr>
          <w:p w14:paraId="4B976594" w14:textId="57B0F11D" w:rsidR="00DD25ED" w:rsidRDefault="00DD25ED">
            <w:r>
              <w:t>Thermal</w:t>
            </w:r>
            <w:r w:rsidR="000D3035">
              <w:t xml:space="preserve"> System Block Diagram</w:t>
            </w:r>
            <w:r w:rsidR="00D528BE">
              <w:t>:</w:t>
            </w:r>
          </w:p>
        </w:tc>
      </w:tr>
      <w:tr w:rsidR="000D3035" w14:paraId="4C41955C" w14:textId="77777777" w:rsidTr="008E1FAF">
        <w:trPr>
          <w:jc w:val="center"/>
        </w:trPr>
        <w:tc>
          <w:tcPr>
            <w:tcW w:w="9265" w:type="dxa"/>
          </w:tcPr>
          <w:p w14:paraId="212D3733" w14:textId="77777777" w:rsidR="000D3035" w:rsidRDefault="000D3035" w:rsidP="00385F2F"/>
          <w:p w14:paraId="194CD988" w14:textId="638423AD" w:rsidR="00620B8C" w:rsidRDefault="00310FFD" w:rsidP="00385F2F">
            <w:r>
              <w:t>Pending</w:t>
            </w:r>
          </w:p>
          <w:p w14:paraId="555F836B" w14:textId="56E138CC" w:rsidR="00620B8C" w:rsidRDefault="00620B8C" w:rsidP="00385F2F"/>
        </w:tc>
      </w:tr>
    </w:tbl>
    <w:p w14:paraId="2C7C0600" w14:textId="77777777" w:rsidR="0014636E" w:rsidRDefault="0014636E" w:rsidP="00DE73ED">
      <w:pPr>
        <w:pStyle w:val="Heading2"/>
      </w:pPr>
      <w:bookmarkStart w:id="16" w:name="_Toc26515460"/>
      <w:r>
        <w:lastRenderedPageBreak/>
        <w:t>Dimensions and Mass Properties</w:t>
      </w:r>
      <w:bookmarkEnd w:id="16"/>
    </w:p>
    <w:p w14:paraId="2CFEE8F8" w14:textId="77777777" w:rsidR="0014636E" w:rsidRDefault="0014636E" w:rsidP="0014636E">
      <w:r w:rsidRPr="0014636E">
        <w:t xml:space="preserve">Provide </w:t>
      </w:r>
      <w:r w:rsidR="00DE1E78">
        <w:t>the following.</w:t>
      </w:r>
    </w:p>
    <w:tbl>
      <w:tblPr>
        <w:tblStyle w:val="TableGrid"/>
        <w:tblW w:w="9265" w:type="dxa"/>
        <w:jc w:val="center"/>
        <w:tblLook w:val="04A0" w:firstRow="1" w:lastRow="0" w:firstColumn="1" w:lastColumn="0" w:noHBand="0" w:noVBand="1"/>
      </w:tblPr>
      <w:tblGrid>
        <w:gridCol w:w="7149"/>
        <w:gridCol w:w="2201"/>
      </w:tblGrid>
      <w:tr w:rsidR="006C1525" w14:paraId="05F204BC" w14:textId="77777777" w:rsidTr="008E1FAF">
        <w:trPr>
          <w:jc w:val="center"/>
        </w:trPr>
        <w:tc>
          <w:tcPr>
            <w:tcW w:w="9265" w:type="dxa"/>
            <w:gridSpan w:val="2"/>
          </w:tcPr>
          <w:p w14:paraId="31C5B6BE" w14:textId="77777777" w:rsidR="006C1525" w:rsidRPr="008E1FAF" w:rsidRDefault="006C1525" w:rsidP="00DE1E78">
            <w:pPr>
              <w:jc w:val="center"/>
              <w:rPr>
                <w:b/>
              </w:rPr>
            </w:pPr>
            <w:r w:rsidRPr="008E1FAF">
              <w:rPr>
                <w:b/>
              </w:rPr>
              <w:t>CAD File(s)</w:t>
            </w:r>
          </w:p>
        </w:tc>
      </w:tr>
      <w:tr w:rsidR="006C1525" w14:paraId="35C66D98" w14:textId="77777777" w:rsidTr="008E1FAF">
        <w:trPr>
          <w:jc w:val="center"/>
        </w:trPr>
        <w:tc>
          <w:tcPr>
            <w:tcW w:w="9265" w:type="dxa"/>
            <w:gridSpan w:val="2"/>
          </w:tcPr>
          <w:p w14:paraId="30AC4743" w14:textId="51EFEC2E" w:rsidR="006C1525" w:rsidRDefault="006C1525" w:rsidP="00DE1E78">
            <w:r w:rsidRPr="0014636E">
              <w:t>CubeSat CAD file</w:t>
            </w:r>
            <w:r>
              <w:t xml:space="preserve"> uploaded to </w:t>
            </w:r>
            <w:proofErr w:type="spellStart"/>
            <w:r>
              <w:t>NanoRacks</w:t>
            </w:r>
            <w:proofErr w:type="spellEnd"/>
            <w:r>
              <w:t xml:space="preserve"> customer portal</w:t>
            </w:r>
            <w:r w:rsidRPr="0014636E">
              <w:t xml:space="preserve">. </w:t>
            </w:r>
            <w:r>
              <w:t xml:space="preserve">Preferred file formats: </w:t>
            </w:r>
            <w:proofErr w:type="spellStart"/>
            <w:r>
              <w:t>Solidworks</w:t>
            </w:r>
            <w:proofErr w:type="spellEnd"/>
            <w:r>
              <w:t xml:space="preserve"> 2017, Parasolid, STEP</w:t>
            </w:r>
          </w:p>
        </w:tc>
      </w:tr>
      <w:tr w:rsidR="00A9155B" w14:paraId="1290930D" w14:textId="77777777" w:rsidTr="006C1525">
        <w:trPr>
          <w:jc w:val="center"/>
        </w:trPr>
        <w:tc>
          <w:tcPr>
            <w:tcW w:w="9265" w:type="dxa"/>
            <w:gridSpan w:val="2"/>
          </w:tcPr>
          <w:p w14:paraId="088FDFFD" w14:textId="475DA048" w:rsidR="00A9155B" w:rsidRPr="0014636E" w:rsidRDefault="00A9155B" w:rsidP="00DE1E78">
            <w:r>
              <w:t xml:space="preserve"> </w:t>
            </w:r>
          </w:p>
        </w:tc>
      </w:tr>
      <w:tr w:rsidR="006C1525" w14:paraId="4B8CDEB9" w14:textId="77777777" w:rsidTr="008E1FAF">
        <w:trPr>
          <w:jc w:val="center"/>
        </w:trPr>
        <w:tc>
          <w:tcPr>
            <w:tcW w:w="9265" w:type="dxa"/>
            <w:gridSpan w:val="2"/>
          </w:tcPr>
          <w:p w14:paraId="5F68138E" w14:textId="62D19F14" w:rsidR="006C1525" w:rsidRPr="008E1FAF" w:rsidRDefault="006C1525" w:rsidP="00DE1E78">
            <w:pPr>
              <w:jc w:val="center"/>
              <w:rPr>
                <w:b/>
              </w:rPr>
            </w:pPr>
            <w:r w:rsidRPr="008E1FAF">
              <w:rPr>
                <w:b/>
              </w:rPr>
              <w:t xml:space="preserve">Exterior View </w:t>
            </w:r>
            <w:r w:rsidR="00A9155B" w:rsidRPr="008E1FAF">
              <w:rPr>
                <w:b/>
              </w:rPr>
              <w:t xml:space="preserve">Engineering </w:t>
            </w:r>
            <w:commentRangeStart w:id="17"/>
            <w:commentRangeStart w:id="18"/>
            <w:r w:rsidRPr="008E1FAF">
              <w:rPr>
                <w:b/>
              </w:rPr>
              <w:t>Drawing</w:t>
            </w:r>
            <w:r w:rsidR="00A9155B" w:rsidRPr="008E1FAF">
              <w:rPr>
                <w:b/>
              </w:rPr>
              <w:t>s</w:t>
            </w:r>
            <w:commentRangeEnd w:id="17"/>
            <w:r w:rsidR="00DB4931">
              <w:rPr>
                <w:rStyle w:val="CommentReference"/>
                <w:rFonts w:ascii="Calibri" w:eastAsia="Calibri" w:hAnsi="Calibri" w:cs="Times New Roman"/>
              </w:rPr>
              <w:commentReference w:id="17"/>
            </w:r>
            <w:commentRangeEnd w:id="18"/>
            <w:r w:rsidR="00B55FD4">
              <w:rPr>
                <w:rStyle w:val="CommentReference"/>
                <w:rFonts w:ascii="Calibri" w:eastAsia="Calibri" w:hAnsi="Calibri" w:cs="Times New Roman"/>
              </w:rPr>
              <w:commentReference w:id="18"/>
            </w:r>
          </w:p>
        </w:tc>
      </w:tr>
      <w:tr w:rsidR="006C1525" w14:paraId="27B358A4" w14:textId="77777777" w:rsidTr="008E1FAF">
        <w:trPr>
          <w:jc w:val="center"/>
        </w:trPr>
        <w:tc>
          <w:tcPr>
            <w:tcW w:w="9265" w:type="dxa"/>
            <w:gridSpan w:val="2"/>
          </w:tcPr>
          <w:p w14:paraId="764945EE" w14:textId="7C4474ED" w:rsidR="006C1525" w:rsidRDefault="006C1525" w:rsidP="00385F2F">
            <w:r>
              <w:t>+/- X face drawing</w:t>
            </w:r>
            <w:r w:rsidR="00A9155B">
              <w:t xml:space="preserve"> with </w:t>
            </w:r>
            <w:r>
              <w:t>dimensions annotated</w:t>
            </w:r>
            <w:r w:rsidR="00D528BE">
              <w:t>:</w:t>
            </w:r>
          </w:p>
        </w:tc>
      </w:tr>
      <w:tr w:rsidR="00A9155B" w14:paraId="4B31048D" w14:textId="77777777" w:rsidTr="006C1525">
        <w:trPr>
          <w:jc w:val="center"/>
        </w:trPr>
        <w:tc>
          <w:tcPr>
            <w:tcW w:w="9265" w:type="dxa"/>
            <w:gridSpan w:val="2"/>
          </w:tcPr>
          <w:p w14:paraId="5B0910AC" w14:textId="77777777" w:rsidR="00A9155B" w:rsidRDefault="00A9155B" w:rsidP="00385F2F"/>
          <w:p w14:paraId="2276AC4B" w14:textId="4FF57B72" w:rsidR="00620B8C" w:rsidRDefault="00F769F1" w:rsidP="00385F2F">
            <w:r>
              <w:rPr>
                <w:noProof/>
              </w:rPr>
              <w:drawing>
                <wp:inline distT="0" distB="0" distL="0" distR="0" wp14:anchorId="178DAE5E" wp14:editId="0AF09DE3">
                  <wp:extent cx="5882640" cy="4494098"/>
                  <wp:effectExtent l="0" t="0" r="3810" b="1905"/>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erior_View_X.JPG"/>
                          <pic:cNvPicPr/>
                        </pic:nvPicPr>
                        <pic:blipFill rotWithShape="1">
                          <a:blip r:embed="rId25"/>
                          <a:srcRect l="24230" t="11197" r="25257" b="15537"/>
                          <a:stretch/>
                        </pic:blipFill>
                        <pic:spPr bwMode="auto">
                          <a:xfrm>
                            <a:off x="0" y="0"/>
                            <a:ext cx="5894872" cy="4503442"/>
                          </a:xfrm>
                          <a:prstGeom prst="rect">
                            <a:avLst/>
                          </a:prstGeom>
                          <a:ln>
                            <a:noFill/>
                          </a:ln>
                          <a:extLst>
                            <a:ext uri="{53640926-AAD7-44D8-BBD7-CCE9431645EC}">
                              <a14:shadowObscured xmlns:a14="http://schemas.microsoft.com/office/drawing/2010/main"/>
                            </a:ext>
                          </a:extLst>
                        </pic:spPr>
                      </pic:pic>
                    </a:graphicData>
                  </a:graphic>
                </wp:inline>
              </w:drawing>
            </w:r>
          </w:p>
          <w:p w14:paraId="4C1026FA" w14:textId="77777777" w:rsidR="00620B8C" w:rsidRDefault="00620B8C" w:rsidP="00385F2F"/>
          <w:p w14:paraId="74DD95FC" w14:textId="77777777" w:rsidR="001C564A" w:rsidRDefault="001C564A" w:rsidP="00385F2F"/>
          <w:p w14:paraId="0687EDF5" w14:textId="77777777" w:rsidR="001C564A" w:rsidRDefault="001C564A" w:rsidP="00385F2F"/>
          <w:p w14:paraId="1D9DED16" w14:textId="77777777" w:rsidR="001C564A" w:rsidRDefault="001C564A" w:rsidP="00385F2F"/>
          <w:p w14:paraId="7BF442EF" w14:textId="77777777" w:rsidR="001C564A" w:rsidRDefault="001C564A" w:rsidP="00385F2F"/>
          <w:p w14:paraId="32A6FC7D" w14:textId="64B8CD1F" w:rsidR="001C564A" w:rsidRDefault="001C564A" w:rsidP="00385F2F"/>
        </w:tc>
      </w:tr>
      <w:tr w:rsidR="006C1525" w14:paraId="40301C9D" w14:textId="77777777" w:rsidTr="008E1FAF">
        <w:trPr>
          <w:jc w:val="center"/>
        </w:trPr>
        <w:tc>
          <w:tcPr>
            <w:tcW w:w="9265" w:type="dxa"/>
            <w:gridSpan w:val="2"/>
          </w:tcPr>
          <w:p w14:paraId="4445C1D4" w14:textId="6946AE97" w:rsidR="006C1525" w:rsidRDefault="006C1525" w:rsidP="001E0AA8">
            <w:r>
              <w:t xml:space="preserve">+/- Y face </w:t>
            </w:r>
            <w:commentRangeStart w:id="19"/>
            <w:commentRangeStart w:id="20"/>
            <w:r>
              <w:t>drawing</w:t>
            </w:r>
            <w:r w:rsidR="00A9155B">
              <w:t xml:space="preserve"> </w:t>
            </w:r>
            <w:commentRangeEnd w:id="19"/>
            <w:r w:rsidR="00DB4931">
              <w:rPr>
                <w:rStyle w:val="CommentReference"/>
                <w:rFonts w:ascii="Calibri" w:eastAsia="Calibri" w:hAnsi="Calibri" w:cs="Times New Roman"/>
              </w:rPr>
              <w:commentReference w:id="19"/>
            </w:r>
            <w:commentRangeEnd w:id="20"/>
            <w:r w:rsidR="00B55FD4">
              <w:rPr>
                <w:rStyle w:val="CommentReference"/>
                <w:rFonts w:ascii="Calibri" w:eastAsia="Calibri" w:hAnsi="Calibri" w:cs="Times New Roman"/>
              </w:rPr>
              <w:commentReference w:id="20"/>
            </w:r>
            <w:r w:rsidR="00A9155B">
              <w:t xml:space="preserve">with </w:t>
            </w:r>
            <w:r>
              <w:t>dimensions annotated</w:t>
            </w:r>
            <w:r w:rsidR="00D528BE">
              <w:t>:</w:t>
            </w:r>
          </w:p>
        </w:tc>
      </w:tr>
      <w:tr w:rsidR="00A9155B" w14:paraId="0D2F986C" w14:textId="77777777" w:rsidTr="006C1525">
        <w:trPr>
          <w:jc w:val="center"/>
        </w:trPr>
        <w:tc>
          <w:tcPr>
            <w:tcW w:w="9265" w:type="dxa"/>
            <w:gridSpan w:val="2"/>
          </w:tcPr>
          <w:p w14:paraId="1B712D9F" w14:textId="44F85487" w:rsidR="00A9155B" w:rsidRDefault="00A9155B" w:rsidP="001E0AA8"/>
          <w:p w14:paraId="5BF4CB10" w14:textId="77777777" w:rsidR="00620B8C" w:rsidRDefault="00620B8C" w:rsidP="001E0AA8"/>
          <w:p w14:paraId="21CADA4F" w14:textId="230F30EB" w:rsidR="00620B8C" w:rsidRDefault="00B55FD4" w:rsidP="001E0AA8">
            <w:r>
              <w:rPr>
                <w:noProof/>
              </w:rPr>
              <w:drawing>
                <wp:inline distT="0" distB="0" distL="0" distR="0" wp14:anchorId="18D46723" wp14:editId="06973AC6">
                  <wp:extent cx="5821680" cy="4475417"/>
                  <wp:effectExtent l="0" t="0" r="7620" b="190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terior_View_Y_V1.JPG"/>
                          <pic:cNvPicPr/>
                        </pic:nvPicPr>
                        <pic:blipFill rotWithShape="1">
                          <a:blip r:embed="rId26"/>
                          <a:srcRect l="18076" t="3945" r="20385" b="5075"/>
                          <a:stretch/>
                        </pic:blipFill>
                        <pic:spPr bwMode="auto">
                          <a:xfrm>
                            <a:off x="0" y="0"/>
                            <a:ext cx="5828145" cy="4480387"/>
                          </a:xfrm>
                          <a:prstGeom prst="rect">
                            <a:avLst/>
                          </a:prstGeom>
                          <a:ln>
                            <a:noFill/>
                          </a:ln>
                          <a:extLst>
                            <a:ext uri="{53640926-AAD7-44D8-BBD7-CCE9431645EC}">
                              <a14:shadowObscured xmlns:a14="http://schemas.microsoft.com/office/drawing/2010/main"/>
                            </a:ext>
                          </a:extLst>
                        </pic:spPr>
                      </pic:pic>
                    </a:graphicData>
                  </a:graphic>
                </wp:inline>
              </w:drawing>
            </w:r>
          </w:p>
          <w:p w14:paraId="091B373D" w14:textId="77777777" w:rsidR="001C564A" w:rsidRDefault="001C564A" w:rsidP="001E0AA8"/>
          <w:p w14:paraId="770E87D9" w14:textId="77777777" w:rsidR="001C564A" w:rsidRDefault="001C564A" w:rsidP="001E0AA8"/>
          <w:p w14:paraId="2A2BF239" w14:textId="77777777" w:rsidR="001C564A" w:rsidRDefault="001C564A" w:rsidP="001E0AA8"/>
          <w:p w14:paraId="3A23CB75" w14:textId="77777777" w:rsidR="001C564A" w:rsidRDefault="001C564A" w:rsidP="001E0AA8"/>
          <w:p w14:paraId="7C396636" w14:textId="77777777" w:rsidR="001C564A" w:rsidRDefault="001C564A" w:rsidP="001E0AA8"/>
          <w:p w14:paraId="15CFC45A" w14:textId="77777777" w:rsidR="001C564A" w:rsidRDefault="001C564A" w:rsidP="001E0AA8"/>
          <w:p w14:paraId="15FEE3FF" w14:textId="77777777" w:rsidR="001C564A" w:rsidRDefault="001C564A" w:rsidP="001E0AA8"/>
          <w:p w14:paraId="5C763686" w14:textId="77777777" w:rsidR="001C564A" w:rsidRDefault="001C564A" w:rsidP="001E0AA8"/>
          <w:p w14:paraId="02DD1333" w14:textId="77777777" w:rsidR="001C564A" w:rsidRDefault="001C564A" w:rsidP="001E0AA8"/>
          <w:p w14:paraId="184A2FFE" w14:textId="77777777" w:rsidR="001C564A" w:rsidRDefault="001C564A" w:rsidP="001E0AA8"/>
          <w:p w14:paraId="6D72D5F0" w14:textId="77777777" w:rsidR="001C564A" w:rsidRDefault="001C564A" w:rsidP="001E0AA8"/>
          <w:p w14:paraId="5EA6EC5B" w14:textId="77777777" w:rsidR="001C564A" w:rsidRDefault="001C564A" w:rsidP="001E0AA8"/>
          <w:p w14:paraId="0350C36E" w14:textId="77777777" w:rsidR="001C564A" w:rsidRDefault="001C564A" w:rsidP="001E0AA8"/>
          <w:p w14:paraId="0000B4A7" w14:textId="77777777" w:rsidR="001C564A" w:rsidRDefault="001C564A" w:rsidP="001E0AA8"/>
          <w:p w14:paraId="4C2D9EBD" w14:textId="4C65FF51" w:rsidR="001C564A" w:rsidRDefault="001C564A" w:rsidP="001E0AA8"/>
        </w:tc>
      </w:tr>
      <w:tr w:rsidR="006C1525" w14:paraId="1E821B59" w14:textId="77777777" w:rsidTr="008E1FAF">
        <w:trPr>
          <w:jc w:val="center"/>
        </w:trPr>
        <w:tc>
          <w:tcPr>
            <w:tcW w:w="9265" w:type="dxa"/>
            <w:gridSpan w:val="2"/>
          </w:tcPr>
          <w:p w14:paraId="10C69352" w14:textId="57A4D8DB" w:rsidR="006C1525" w:rsidRDefault="006C1525" w:rsidP="00385F2F">
            <w:r>
              <w:t>+/- Z face drawing</w:t>
            </w:r>
            <w:r w:rsidR="00A9155B">
              <w:t xml:space="preserve"> with </w:t>
            </w:r>
            <w:r>
              <w:t>dimensions annotated</w:t>
            </w:r>
            <w:r w:rsidR="00D528BE">
              <w:t>:</w:t>
            </w:r>
          </w:p>
        </w:tc>
      </w:tr>
      <w:tr w:rsidR="00A9155B" w14:paraId="2138802F" w14:textId="77777777" w:rsidTr="006C1525">
        <w:trPr>
          <w:jc w:val="center"/>
        </w:trPr>
        <w:tc>
          <w:tcPr>
            <w:tcW w:w="9265" w:type="dxa"/>
            <w:gridSpan w:val="2"/>
          </w:tcPr>
          <w:p w14:paraId="486CEB3A" w14:textId="77777777" w:rsidR="00A9155B" w:rsidRDefault="00A9155B" w:rsidP="00385F2F"/>
          <w:p w14:paraId="4FD2FC01" w14:textId="767F073D" w:rsidR="00620B8C" w:rsidRDefault="00B55FD4" w:rsidP="00385F2F">
            <w:r>
              <w:rPr>
                <w:noProof/>
              </w:rPr>
              <w:drawing>
                <wp:inline distT="0" distB="0" distL="0" distR="0" wp14:anchorId="0245B330" wp14:editId="07B9FDD2">
                  <wp:extent cx="5760720" cy="4473879"/>
                  <wp:effectExtent l="0" t="0" r="0" b="3175"/>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rior_View_Z_V1.JPG"/>
                          <pic:cNvPicPr/>
                        </pic:nvPicPr>
                        <pic:blipFill rotWithShape="1">
                          <a:blip r:embed="rId27"/>
                          <a:srcRect l="19359" t="3945" r="19231" b="4336"/>
                          <a:stretch/>
                        </pic:blipFill>
                        <pic:spPr bwMode="auto">
                          <a:xfrm>
                            <a:off x="0" y="0"/>
                            <a:ext cx="5766841" cy="4478633"/>
                          </a:xfrm>
                          <a:prstGeom prst="rect">
                            <a:avLst/>
                          </a:prstGeom>
                          <a:ln>
                            <a:noFill/>
                          </a:ln>
                          <a:extLst>
                            <a:ext uri="{53640926-AAD7-44D8-BBD7-CCE9431645EC}">
                              <a14:shadowObscured xmlns:a14="http://schemas.microsoft.com/office/drawing/2010/main"/>
                            </a:ext>
                          </a:extLst>
                        </pic:spPr>
                      </pic:pic>
                    </a:graphicData>
                  </a:graphic>
                </wp:inline>
              </w:drawing>
            </w:r>
          </w:p>
          <w:p w14:paraId="57B04AF5" w14:textId="29702F4A" w:rsidR="00620B8C" w:rsidRDefault="00620B8C" w:rsidP="00385F2F"/>
        </w:tc>
      </w:tr>
      <w:tr w:rsidR="006C1525" w14:paraId="7B23CB4E" w14:textId="77777777" w:rsidTr="008E1FAF">
        <w:trPr>
          <w:jc w:val="center"/>
        </w:trPr>
        <w:tc>
          <w:tcPr>
            <w:tcW w:w="9265" w:type="dxa"/>
            <w:gridSpan w:val="2"/>
          </w:tcPr>
          <w:p w14:paraId="16ABBD92" w14:textId="77777777" w:rsidR="006C1525" w:rsidRPr="008E1FAF" w:rsidRDefault="006C1525" w:rsidP="00B8756C">
            <w:pPr>
              <w:jc w:val="center"/>
              <w:rPr>
                <w:b/>
              </w:rPr>
            </w:pPr>
            <w:r w:rsidRPr="008E1FAF">
              <w:rPr>
                <w:b/>
              </w:rPr>
              <w:t>Mass Properties</w:t>
            </w:r>
          </w:p>
        </w:tc>
      </w:tr>
      <w:tr w:rsidR="00A9155B" w14:paraId="091EDA57" w14:textId="77777777" w:rsidTr="008E1FAF">
        <w:trPr>
          <w:jc w:val="center"/>
        </w:trPr>
        <w:tc>
          <w:tcPr>
            <w:tcW w:w="7465" w:type="dxa"/>
          </w:tcPr>
          <w:p w14:paraId="61B38902" w14:textId="5B3F9CC7" w:rsidR="00A9155B" w:rsidRDefault="00A9155B" w:rsidP="00B8756C">
            <w:r>
              <w:t>Total</w:t>
            </w:r>
            <w:r w:rsidR="00914F5F">
              <w:t xml:space="preserve"> </w:t>
            </w:r>
            <w:r>
              <w:t>Mass (g), Design</w:t>
            </w:r>
          </w:p>
        </w:tc>
        <w:tc>
          <w:tcPr>
            <w:tcW w:w="1800" w:type="dxa"/>
          </w:tcPr>
          <w:p w14:paraId="273B5A56" w14:textId="7C5B0486" w:rsidR="00A9155B" w:rsidRPr="00E90085" w:rsidRDefault="00E90085" w:rsidP="00B8756C">
            <w:pPr>
              <w:rPr>
                <w:rFonts w:cstheme="minorHAnsi"/>
              </w:rPr>
            </w:pPr>
            <w:r w:rsidRPr="00E90085">
              <w:rPr>
                <w:rFonts w:cstheme="minorHAnsi"/>
              </w:rPr>
              <w:t>1986.4</w:t>
            </w:r>
            <w:r w:rsidR="00CA0683" w:rsidRPr="00E90085">
              <w:rPr>
                <w:rFonts w:cstheme="minorHAnsi"/>
              </w:rPr>
              <w:t>g</w:t>
            </w:r>
          </w:p>
        </w:tc>
      </w:tr>
      <w:tr w:rsidR="00A9155B" w14:paraId="1EAD2017" w14:textId="77777777" w:rsidTr="008E1FAF">
        <w:trPr>
          <w:jc w:val="center"/>
        </w:trPr>
        <w:tc>
          <w:tcPr>
            <w:tcW w:w="7465" w:type="dxa"/>
          </w:tcPr>
          <w:p w14:paraId="2DA859C7" w14:textId="7F81843F" w:rsidR="00A9155B" w:rsidRDefault="00A9155B" w:rsidP="00B8756C">
            <w:r>
              <w:t>Total</w:t>
            </w:r>
            <w:r w:rsidR="00914F5F">
              <w:t xml:space="preserve"> </w:t>
            </w:r>
            <w:r>
              <w:t xml:space="preserve">Mass (g), </w:t>
            </w:r>
            <w:commentRangeStart w:id="21"/>
            <w:commentRangeStart w:id="22"/>
            <w:r>
              <w:t>As</w:t>
            </w:r>
            <w:commentRangeEnd w:id="21"/>
            <w:r w:rsidR="00B06C9A">
              <w:rPr>
                <w:rStyle w:val="CommentReference"/>
                <w:rFonts w:ascii="Calibri" w:eastAsia="Calibri" w:hAnsi="Calibri" w:cs="Times New Roman"/>
              </w:rPr>
              <w:commentReference w:id="21"/>
            </w:r>
            <w:commentRangeEnd w:id="22"/>
            <w:r w:rsidR="00E90085">
              <w:rPr>
                <w:rStyle w:val="CommentReference"/>
                <w:rFonts w:ascii="Calibri" w:eastAsia="Calibri" w:hAnsi="Calibri" w:cs="Times New Roman"/>
              </w:rPr>
              <w:commentReference w:id="22"/>
            </w:r>
            <w:r>
              <w:t>-built</w:t>
            </w:r>
          </w:p>
        </w:tc>
        <w:tc>
          <w:tcPr>
            <w:tcW w:w="1800" w:type="dxa"/>
          </w:tcPr>
          <w:p w14:paraId="7FAAFAEB" w14:textId="49A2E6C4" w:rsidR="00A9155B" w:rsidRDefault="00CA0683" w:rsidP="00B8756C">
            <w:r>
              <w:t>3.6kg</w:t>
            </w:r>
          </w:p>
        </w:tc>
      </w:tr>
    </w:tbl>
    <w:p w14:paraId="72B4CF0B" w14:textId="361F1634" w:rsidR="00F9244D" w:rsidRDefault="00F9244D" w:rsidP="00E33449"/>
    <w:p w14:paraId="61A390D2" w14:textId="5AF7BE4D" w:rsidR="001C564A" w:rsidRDefault="001C564A" w:rsidP="00E33449"/>
    <w:p w14:paraId="6D4C6D08" w14:textId="2F9A2541" w:rsidR="001C564A" w:rsidRDefault="001C564A" w:rsidP="00E33449"/>
    <w:p w14:paraId="4793F845" w14:textId="01E45A13" w:rsidR="001C564A" w:rsidRDefault="001C564A" w:rsidP="00E33449"/>
    <w:p w14:paraId="306029B3" w14:textId="63E93BD4" w:rsidR="001C564A" w:rsidRDefault="001C564A" w:rsidP="00E33449"/>
    <w:p w14:paraId="05A90D8F" w14:textId="279D5811" w:rsidR="001C564A" w:rsidRDefault="001C564A" w:rsidP="00E33449"/>
    <w:p w14:paraId="5A485E03" w14:textId="77777777" w:rsidR="001C564A" w:rsidRDefault="001C564A" w:rsidP="00E33449"/>
    <w:p w14:paraId="1D77DE25" w14:textId="77777777" w:rsidR="003F1361" w:rsidRDefault="003F1361" w:rsidP="00DE73ED">
      <w:pPr>
        <w:pStyle w:val="Heading2"/>
      </w:pPr>
      <w:bookmarkStart w:id="23" w:name="_Toc26515461"/>
      <w:r>
        <w:lastRenderedPageBreak/>
        <w:t>Deployable Systems</w:t>
      </w:r>
      <w:bookmarkEnd w:id="23"/>
    </w:p>
    <w:p w14:paraId="1A9202BE" w14:textId="77777777" w:rsidR="00385F2F" w:rsidRDefault="00E47E53" w:rsidP="00E47E53">
      <w:r>
        <w:t>Please provide the following.</w:t>
      </w:r>
    </w:p>
    <w:tbl>
      <w:tblPr>
        <w:tblStyle w:val="TableGrid"/>
        <w:tblW w:w="9360" w:type="dxa"/>
        <w:jc w:val="center"/>
        <w:tblLook w:val="04A0" w:firstRow="1" w:lastRow="0" w:firstColumn="1" w:lastColumn="0" w:noHBand="0" w:noVBand="1"/>
      </w:tblPr>
      <w:tblGrid>
        <w:gridCol w:w="7721"/>
        <w:gridCol w:w="2065"/>
      </w:tblGrid>
      <w:tr w:rsidR="00385F2F" w14:paraId="3C3068DF" w14:textId="77777777" w:rsidTr="00597CF4">
        <w:trPr>
          <w:jc w:val="center"/>
        </w:trPr>
        <w:tc>
          <w:tcPr>
            <w:tcW w:w="9360" w:type="dxa"/>
            <w:gridSpan w:val="2"/>
          </w:tcPr>
          <w:p w14:paraId="6E7FE992" w14:textId="77777777" w:rsidR="00385F2F" w:rsidRPr="008E1FAF" w:rsidRDefault="00385F2F" w:rsidP="00385F2F">
            <w:pPr>
              <w:jc w:val="center"/>
              <w:rPr>
                <w:b/>
              </w:rPr>
            </w:pPr>
            <w:r w:rsidRPr="008E1FAF">
              <w:rPr>
                <w:b/>
              </w:rPr>
              <w:t>Antenna System</w:t>
            </w:r>
          </w:p>
        </w:tc>
      </w:tr>
      <w:tr w:rsidR="00597CF4" w14:paraId="5A85E537" w14:textId="77777777" w:rsidTr="00CE74B3">
        <w:trPr>
          <w:jc w:val="center"/>
        </w:trPr>
        <w:tc>
          <w:tcPr>
            <w:tcW w:w="9360" w:type="dxa"/>
            <w:gridSpan w:val="2"/>
          </w:tcPr>
          <w:p w14:paraId="6D7C7448" w14:textId="18EDABC3" w:rsidR="00597CF4" w:rsidRPr="00DB442F" w:rsidRDefault="00597CF4" w:rsidP="00385F2F">
            <w:r>
              <w:t>Antenna stowed engineering drawing</w:t>
            </w:r>
            <w:r w:rsidR="00D528BE">
              <w:t>:</w:t>
            </w:r>
          </w:p>
        </w:tc>
      </w:tr>
      <w:tr w:rsidR="00597CF4" w14:paraId="693E8902" w14:textId="77777777" w:rsidTr="00CE74B3">
        <w:trPr>
          <w:jc w:val="center"/>
        </w:trPr>
        <w:tc>
          <w:tcPr>
            <w:tcW w:w="9360" w:type="dxa"/>
            <w:gridSpan w:val="2"/>
          </w:tcPr>
          <w:p w14:paraId="4DFF2FF1" w14:textId="77777777" w:rsidR="00597CF4" w:rsidRDefault="00597CF4" w:rsidP="00385F2F"/>
          <w:p w14:paraId="5EAB707C" w14:textId="67D1501D" w:rsidR="00620B8C" w:rsidRDefault="00CA0683" w:rsidP="00385F2F">
            <w:r>
              <w:rPr>
                <w:noProof/>
              </w:rPr>
              <w:drawing>
                <wp:inline distT="0" distB="0" distL="0" distR="0" wp14:anchorId="63FB6849" wp14:editId="3EDCAD1C">
                  <wp:extent cx="6076950" cy="462503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enna_stowed.JPG"/>
                          <pic:cNvPicPr/>
                        </pic:nvPicPr>
                        <pic:blipFill rotWithShape="1">
                          <a:blip r:embed="rId28"/>
                          <a:srcRect l="12073" t="5691" r="32479" b="11063"/>
                          <a:stretch/>
                        </pic:blipFill>
                        <pic:spPr bwMode="auto">
                          <a:xfrm>
                            <a:off x="0" y="0"/>
                            <a:ext cx="6087230" cy="4632863"/>
                          </a:xfrm>
                          <a:prstGeom prst="rect">
                            <a:avLst/>
                          </a:prstGeom>
                          <a:ln>
                            <a:noFill/>
                          </a:ln>
                          <a:extLst>
                            <a:ext uri="{53640926-AAD7-44D8-BBD7-CCE9431645EC}">
                              <a14:shadowObscured xmlns:a14="http://schemas.microsoft.com/office/drawing/2010/main"/>
                            </a:ext>
                          </a:extLst>
                        </pic:spPr>
                      </pic:pic>
                    </a:graphicData>
                  </a:graphic>
                </wp:inline>
              </w:drawing>
            </w:r>
          </w:p>
          <w:p w14:paraId="15BCABF7" w14:textId="77777777" w:rsidR="00620B8C" w:rsidRDefault="00620B8C" w:rsidP="00385F2F"/>
          <w:p w14:paraId="70455BF1" w14:textId="77777777" w:rsidR="001C564A" w:rsidRDefault="001C564A" w:rsidP="00385F2F"/>
          <w:p w14:paraId="0260A2FD" w14:textId="77777777" w:rsidR="001C564A" w:rsidRDefault="001C564A" w:rsidP="00385F2F"/>
          <w:p w14:paraId="152BACC9" w14:textId="77777777" w:rsidR="001C564A" w:rsidRDefault="001C564A" w:rsidP="00385F2F"/>
          <w:p w14:paraId="089E531A" w14:textId="77777777" w:rsidR="001C564A" w:rsidRDefault="001C564A" w:rsidP="00385F2F"/>
          <w:p w14:paraId="7C2C8917" w14:textId="77777777" w:rsidR="001C564A" w:rsidRDefault="001C564A" w:rsidP="00385F2F"/>
          <w:p w14:paraId="7999E9E1" w14:textId="77777777" w:rsidR="001C564A" w:rsidRDefault="001C564A" w:rsidP="00385F2F"/>
          <w:p w14:paraId="5D5E2DA4" w14:textId="77777777" w:rsidR="001C564A" w:rsidRDefault="001C564A" w:rsidP="00385F2F"/>
          <w:p w14:paraId="73213998" w14:textId="77777777" w:rsidR="001C564A" w:rsidRDefault="001C564A" w:rsidP="00385F2F"/>
          <w:p w14:paraId="39C878D5" w14:textId="77777777" w:rsidR="001C564A" w:rsidRDefault="001C564A" w:rsidP="00385F2F"/>
          <w:p w14:paraId="6CC1FE1D" w14:textId="5AD06815" w:rsidR="001C564A" w:rsidRPr="00E1249C" w:rsidRDefault="001C564A" w:rsidP="00385F2F"/>
        </w:tc>
      </w:tr>
      <w:tr w:rsidR="00597CF4" w14:paraId="6BA332DE" w14:textId="77777777" w:rsidTr="00CE74B3">
        <w:trPr>
          <w:jc w:val="center"/>
        </w:trPr>
        <w:tc>
          <w:tcPr>
            <w:tcW w:w="9360" w:type="dxa"/>
            <w:gridSpan w:val="2"/>
          </w:tcPr>
          <w:p w14:paraId="3BA2B269" w14:textId="20DE9B72" w:rsidR="00597CF4" w:rsidRDefault="00597CF4" w:rsidP="00385F2F">
            <w:pPr>
              <w:rPr>
                <w:noProof/>
              </w:rPr>
            </w:pPr>
            <w:r>
              <w:rPr>
                <w:noProof/>
              </w:rPr>
              <w:lastRenderedPageBreak/>
              <w:t>Antenna deployed engineering drawing</w:t>
            </w:r>
            <w:r w:rsidR="00D528BE">
              <w:rPr>
                <w:noProof/>
              </w:rPr>
              <w:t>:</w:t>
            </w:r>
          </w:p>
        </w:tc>
      </w:tr>
      <w:tr w:rsidR="00597CF4" w14:paraId="2C6BFB66" w14:textId="77777777" w:rsidTr="00CE74B3">
        <w:trPr>
          <w:jc w:val="center"/>
        </w:trPr>
        <w:tc>
          <w:tcPr>
            <w:tcW w:w="9360" w:type="dxa"/>
            <w:gridSpan w:val="2"/>
          </w:tcPr>
          <w:p w14:paraId="1BCBFE1A" w14:textId="77777777" w:rsidR="00597CF4" w:rsidRDefault="00597CF4" w:rsidP="00385F2F">
            <w:pPr>
              <w:rPr>
                <w:noProof/>
              </w:rPr>
            </w:pPr>
          </w:p>
          <w:p w14:paraId="1FD14C95" w14:textId="14455E1D" w:rsidR="00620B8C" w:rsidRDefault="00CA0683" w:rsidP="00385F2F">
            <w:pPr>
              <w:rPr>
                <w:noProof/>
              </w:rPr>
            </w:pPr>
            <w:r>
              <w:rPr>
                <w:noProof/>
              </w:rPr>
              <w:drawing>
                <wp:inline distT="0" distB="0" distL="0" distR="0" wp14:anchorId="443831B6" wp14:editId="3AD7EF48">
                  <wp:extent cx="5943600" cy="461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5180"/>
                          </a:xfrm>
                          <a:prstGeom prst="rect">
                            <a:avLst/>
                          </a:prstGeom>
                        </pic:spPr>
                      </pic:pic>
                    </a:graphicData>
                  </a:graphic>
                </wp:inline>
              </w:drawing>
            </w:r>
          </w:p>
          <w:p w14:paraId="1A403633" w14:textId="37FA7E6F" w:rsidR="00620B8C" w:rsidRDefault="00620B8C" w:rsidP="00385F2F">
            <w:pPr>
              <w:rPr>
                <w:noProof/>
              </w:rPr>
            </w:pPr>
          </w:p>
        </w:tc>
      </w:tr>
      <w:tr w:rsidR="00E01515" w14:paraId="5EBEF48C" w14:textId="77777777" w:rsidTr="008E1FAF">
        <w:trPr>
          <w:jc w:val="center"/>
        </w:trPr>
        <w:tc>
          <w:tcPr>
            <w:tcW w:w="7555" w:type="dxa"/>
          </w:tcPr>
          <w:p w14:paraId="5DB760F2" w14:textId="559DD077" w:rsidR="00E01515" w:rsidRDefault="00E01515" w:rsidP="00E01515">
            <w:r w:rsidRPr="003F1361">
              <w:t>Deployable force which could be ex</w:t>
            </w:r>
            <w:r>
              <w:t>erted on the inside of the NRCSD</w:t>
            </w:r>
            <w:r w:rsidR="00597CF4">
              <w:t xml:space="preserve"> (N)</w:t>
            </w:r>
          </w:p>
        </w:tc>
        <w:tc>
          <w:tcPr>
            <w:tcW w:w="1805" w:type="dxa"/>
          </w:tcPr>
          <w:p w14:paraId="5F0F0851" w14:textId="77777777" w:rsidR="00E01515" w:rsidRPr="00DB442F" w:rsidRDefault="00E01515" w:rsidP="00385F2F"/>
        </w:tc>
      </w:tr>
      <w:tr w:rsidR="00E01515" w14:paraId="1AE0BF4C" w14:textId="77777777" w:rsidTr="008E1FAF">
        <w:trPr>
          <w:jc w:val="center"/>
        </w:trPr>
        <w:tc>
          <w:tcPr>
            <w:tcW w:w="7555" w:type="dxa"/>
          </w:tcPr>
          <w:p w14:paraId="5EB898FE" w14:textId="53AE57A5" w:rsidR="00E01515" w:rsidRPr="003F1361" w:rsidRDefault="0062605F" w:rsidP="00E01515">
            <w:r>
              <w:t>Description of c</w:t>
            </w:r>
            <w:r w:rsidR="00E01515" w:rsidRPr="00E01515">
              <w:t>ontrols, commands and</w:t>
            </w:r>
            <w:r>
              <w:t>/or</w:t>
            </w:r>
            <w:r w:rsidR="00E01515" w:rsidRPr="00E01515">
              <w:t xml:space="preserve"> mechanisms for release</w:t>
            </w:r>
          </w:p>
        </w:tc>
        <w:tc>
          <w:tcPr>
            <w:tcW w:w="1805" w:type="dxa"/>
          </w:tcPr>
          <w:p w14:paraId="6AD224F5" w14:textId="77777777" w:rsidR="00E01515" w:rsidRPr="00DB442F" w:rsidRDefault="00E01515" w:rsidP="00385F2F"/>
        </w:tc>
      </w:tr>
      <w:tr w:rsidR="00E01515" w14:paraId="679BCB65" w14:textId="77777777" w:rsidTr="008E1FAF">
        <w:trPr>
          <w:jc w:val="center"/>
        </w:trPr>
        <w:tc>
          <w:tcPr>
            <w:tcW w:w="7555" w:type="dxa"/>
          </w:tcPr>
          <w:p w14:paraId="3B17767D" w14:textId="77777777" w:rsidR="00E01515" w:rsidRPr="00E01515" w:rsidRDefault="00E01515" w:rsidP="00E01515">
            <w:r w:rsidRPr="00E01515">
              <w:t>Intended timing for release</w:t>
            </w:r>
          </w:p>
        </w:tc>
        <w:tc>
          <w:tcPr>
            <w:tcW w:w="1805" w:type="dxa"/>
          </w:tcPr>
          <w:p w14:paraId="0E2975E0" w14:textId="77777777" w:rsidR="00E01515" w:rsidRPr="00DB442F" w:rsidRDefault="00E01515" w:rsidP="00385F2F"/>
        </w:tc>
      </w:tr>
      <w:tr w:rsidR="0062605F" w14:paraId="1D232FEB" w14:textId="77777777" w:rsidTr="00924615">
        <w:trPr>
          <w:jc w:val="center"/>
        </w:trPr>
        <w:tc>
          <w:tcPr>
            <w:tcW w:w="9360" w:type="dxa"/>
            <w:gridSpan w:val="2"/>
          </w:tcPr>
          <w:p w14:paraId="2ECA2CBE" w14:textId="60666D76" w:rsidR="0062605F" w:rsidRPr="00DB442F" w:rsidRDefault="0062605F" w:rsidP="00385F2F">
            <w:r>
              <w:t>Drawing/render of release system:</w:t>
            </w:r>
          </w:p>
        </w:tc>
      </w:tr>
      <w:tr w:rsidR="0062605F" w14:paraId="218BF8CD" w14:textId="77777777" w:rsidTr="00924615">
        <w:trPr>
          <w:jc w:val="center"/>
        </w:trPr>
        <w:tc>
          <w:tcPr>
            <w:tcW w:w="9360" w:type="dxa"/>
            <w:gridSpan w:val="2"/>
          </w:tcPr>
          <w:p w14:paraId="4D08D98B" w14:textId="77777777" w:rsidR="0062605F" w:rsidRDefault="0062605F" w:rsidP="00385F2F"/>
          <w:p w14:paraId="0EA1A47A" w14:textId="77777777" w:rsidR="0062605F" w:rsidRDefault="0062605F" w:rsidP="00385F2F"/>
          <w:p w14:paraId="7BF92EF9" w14:textId="34507B94" w:rsidR="0062605F" w:rsidRPr="00DB442F" w:rsidRDefault="0062605F" w:rsidP="00385F2F"/>
        </w:tc>
      </w:tr>
      <w:tr w:rsidR="00385F2F" w14:paraId="703572F2" w14:textId="77777777" w:rsidTr="00597CF4">
        <w:trPr>
          <w:jc w:val="center"/>
        </w:trPr>
        <w:tc>
          <w:tcPr>
            <w:tcW w:w="9360" w:type="dxa"/>
            <w:gridSpan w:val="2"/>
          </w:tcPr>
          <w:p w14:paraId="5ED6C44C" w14:textId="77777777" w:rsidR="00385F2F" w:rsidRPr="008E1FAF" w:rsidRDefault="00E01515" w:rsidP="00385F2F">
            <w:pPr>
              <w:jc w:val="center"/>
              <w:rPr>
                <w:b/>
              </w:rPr>
            </w:pPr>
            <w:r w:rsidRPr="008E1FAF">
              <w:rPr>
                <w:b/>
              </w:rPr>
              <w:t>Solar Array System</w:t>
            </w:r>
          </w:p>
        </w:tc>
      </w:tr>
      <w:tr w:rsidR="00597CF4" w14:paraId="6F9F4EA4" w14:textId="77777777" w:rsidTr="00CE74B3">
        <w:trPr>
          <w:jc w:val="center"/>
        </w:trPr>
        <w:tc>
          <w:tcPr>
            <w:tcW w:w="9360" w:type="dxa"/>
            <w:gridSpan w:val="2"/>
          </w:tcPr>
          <w:p w14:paraId="65D9CD21" w14:textId="62653C91" w:rsidR="00597CF4" w:rsidRPr="00DB442F" w:rsidRDefault="00597CF4" w:rsidP="00385F2F">
            <w:r>
              <w:t>Solar array stowed engineering drawing</w:t>
            </w:r>
            <w:r w:rsidR="00D528BE">
              <w:t>:</w:t>
            </w:r>
          </w:p>
        </w:tc>
      </w:tr>
      <w:tr w:rsidR="00597CF4" w14:paraId="6514E9B6" w14:textId="77777777" w:rsidTr="00CE74B3">
        <w:trPr>
          <w:jc w:val="center"/>
        </w:trPr>
        <w:tc>
          <w:tcPr>
            <w:tcW w:w="9360" w:type="dxa"/>
            <w:gridSpan w:val="2"/>
          </w:tcPr>
          <w:p w14:paraId="43E92C0D" w14:textId="77777777" w:rsidR="00597CF4" w:rsidRDefault="00597CF4" w:rsidP="00385F2F"/>
          <w:p w14:paraId="24C6DB36" w14:textId="5DE8E7B3" w:rsidR="00620B8C" w:rsidRDefault="002A48AF" w:rsidP="00385F2F">
            <w:r>
              <w:t>N/A</w:t>
            </w:r>
          </w:p>
          <w:p w14:paraId="068CDD5D" w14:textId="7622814A" w:rsidR="00620B8C" w:rsidRDefault="00620B8C" w:rsidP="00385F2F"/>
        </w:tc>
      </w:tr>
      <w:tr w:rsidR="00597CF4" w14:paraId="59FB1D7B" w14:textId="77777777" w:rsidTr="00CE74B3">
        <w:trPr>
          <w:jc w:val="center"/>
        </w:trPr>
        <w:tc>
          <w:tcPr>
            <w:tcW w:w="9360" w:type="dxa"/>
            <w:gridSpan w:val="2"/>
          </w:tcPr>
          <w:p w14:paraId="6A5F02CB" w14:textId="18E1906E" w:rsidR="00597CF4" w:rsidRDefault="00597CF4" w:rsidP="00385F2F">
            <w:pPr>
              <w:rPr>
                <w:noProof/>
              </w:rPr>
            </w:pPr>
            <w:r>
              <w:rPr>
                <w:noProof/>
              </w:rPr>
              <w:t>Solar array deployed engineering drawing</w:t>
            </w:r>
            <w:r w:rsidR="00D528BE">
              <w:rPr>
                <w:noProof/>
              </w:rPr>
              <w:t>:</w:t>
            </w:r>
          </w:p>
        </w:tc>
      </w:tr>
      <w:tr w:rsidR="00597CF4" w14:paraId="49F3D36C" w14:textId="77777777" w:rsidTr="00CE74B3">
        <w:trPr>
          <w:jc w:val="center"/>
        </w:trPr>
        <w:tc>
          <w:tcPr>
            <w:tcW w:w="9360" w:type="dxa"/>
            <w:gridSpan w:val="2"/>
          </w:tcPr>
          <w:p w14:paraId="1D2099E9" w14:textId="77777777" w:rsidR="00597CF4" w:rsidRDefault="00597CF4" w:rsidP="00385F2F">
            <w:pPr>
              <w:rPr>
                <w:noProof/>
              </w:rPr>
            </w:pPr>
          </w:p>
          <w:p w14:paraId="20E43B4B" w14:textId="4B80B21E" w:rsidR="00620B8C" w:rsidRDefault="002A48AF" w:rsidP="00385F2F">
            <w:pPr>
              <w:rPr>
                <w:noProof/>
              </w:rPr>
            </w:pPr>
            <w:r>
              <w:rPr>
                <w:noProof/>
              </w:rPr>
              <w:lastRenderedPageBreak/>
              <w:t>N/A</w:t>
            </w:r>
          </w:p>
          <w:p w14:paraId="4FF01F76" w14:textId="3A1DB637" w:rsidR="00620B8C" w:rsidRDefault="00620B8C" w:rsidP="00385F2F">
            <w:pPr>
              <w:rPr>
                <w:noProof/>
              </w:rPr>
            </w:pPr>
          </w:p>
        </w:tc>
      </w:tr>
      <w:tr w:rsidR="000524E8" w14:paraId="4CDB1E2C" w14:textId="77777777" w:rsidTr="008E1FAF">
        <w:trPr>
          <w:jc w:val="center"/>
        </w:trPr>
        <w:tc>
          <w:tcPr>
            <w:tcW w:w="7555" w:type="dxa"/>
          </w:tcPr>
          <w:p w14:paraId="4D98D9BF" w14:textId="77777777" w:rsidR="000524E8" w:rsidRDefault="000524E8" w:rsidP="001A4932">
            <w:r w:rsidRPr="003F1361">
              <w:lastRenderedPageBreak/>
              <w:t>Deployable force which could be ex</w:t>
            </w:r>
            <w:r>
              <w:t>erted on the inside of the NRCSD</w:t>
            </w:r>
          </w:p>
        </w:tc>
        <w:tc>
          <w:tcPr>
            <w:tcW w:w="1805" w:type="dxa"/>
          </w:tcPr>
          <w:p w14:paraId="7BE64B13" w14:textId="264868BA" w:rsidR="000524E8" w:rsidRDefault="00AF53A6" w:rsidP="001A4932">
            <w:r>
              <w:t>N/A</w:t>
            </w:r>
          </w:p>
        </w:tc>
      </w:tr>
      <w:tr w:rsidR="000524E8" w14:paraId="2EB02C8E" w14:textId="77777777" w:rsidTr="008E1FAF">
        <w:trPr>
          <w:jc w:val="center"/>
        </w:trPr>
        <w:tc>
          <w:tcPr>
            <w:tcW w:w="7555" w:type="dxa"/>
          </w:tcPr>
          <w:p w14:paraId="0D216B02" w14:textId="60D16888" w:rsidR="000524E8" w:rsidRPr="003F1361" w:rsidRDefault="0062605F" w:rsidP="001A4932">
            <w:r>
              <w:t>Description of c</w:t>
            </w:r>
            <w:r w:rsidR="000524E8" w:rsidRPr="00E01515">
              <w:t>ontrols, commands and</w:t>
            </w:r>
            <w:r>
              <w:t>/or</w:t>
            </w:r>
            <w:r w:rsidR="000524E8" w:rsidRPr="00E01515">
              <w:t xml:space="preserve"> mechanisms for release</w:t>
            </w:r>
          </w:p>
        </w:tc>
        <w:tc>
          <w:tcPr>
            <w:tcW w:w="1805" w:type="dxa"/>
          </w:tcPr>
          <w:p w14:paraId="5612EA37" w14:textId="0ACF1576" w:rsidR="000524E8" w:rsidRPr="003F1361" w:rsidRDefault="000C607D" w:rsidP="001A4932">
            <w:r>
              <w:t>N/A</w:t>
            </w:r>
          </w:p>
        </w:tc>
      </w:tr>
      <w:tr w:rsidR="000524E8" w14:paraId="2C661F65" w14:textId="77777777" w:rsidTr="008E1FAF">
        <w:trPr>
          <w:jc w:val="center"/>
        </w:trPr>
        <w:tc>
          <w:tcPr>
            <w:tcW w:w="7555" w:type="dxa"/>
          </w:tcPr>
          <w:p w14:paraId="37A9FEA1" w14:textId="77777777" w:rsidR="000524E8" w:rsidRPr="00E01515" w:rsidRDefault="000524E8" w:rsidP="001A4932">
            <w:r w:rsidRPr="00E01515">
              <w:t>Intended timing for release</w:t>
            </w:r>
          </w:p>
        </w:tc>
        <w:tc>
          <w:tcPr>
            <w:tcW w:w="1805" w:type="dxa"/>
          </w:tcPr>
          <w:p w14:paraId="0F9A456D" w14:textId="0844D95C" w:rsidR="000524E8" w:rsidRPr="00E01515" w:rsidRDefault="000C607D" w:rsidP="001A4932">
            <w:r>
              <w:t>N/A</w:t>
            </w:r>
          </w:p>
        </w:tc>
      </w:tr>
      <w:tr w:rsidR="0062605F" w14:paraId="62DA3ACC" w14:textId="77777777" w:rsidTr="00924615">
        <w:trPr>
          <w:jc w:val="center"/>
        </w:trPr>
        <w:tc>
          <w:tcPr>
            <w:tcW w:w="9360" w:type="dxa"/>
            <w:gridSpan w:val="2"/>
          </w:tcPr>
          <w:p w14:paraId="66E10DC5" w14:textId="77AA14F4" w:rsidR="0062605F" w:rsidRPr="00E01515" w:rsidRDefault="0062605F" w:rsidP="001A4932">
            <w:r>
              <w:t xml:space="preserve">Drawing/render of release system: </w:t>
            </w:r>
          </w:p>
        </w:tc>
      </w:tr>
      <w:tr w:rsidR="0062605F" w14:paraId="4F193206" w14:textId="77777777" w:rsidTr="00924615">
        <w:trPr>
          <w:jc w:val="center"/>
        </w:trPr>
        <w:tc>
          <w:tcPr>
            <w:tcW w:w="9360" w:type="dxa"/>
            <w:gridSpan w:val="2"/>
          </w:tcPr>
          <w:p w14:paraId="512CDEBA" w14:textId="77777777" w:rsidR="0062605F" w:rsidRDefault="0062605F" w:rsidP="001A4932"/>
          <w:p w14:paraId="2B5D611B" w14:textId="54951579" w:rsidR="0062605F" w:rsidRDefault="000C607D" w:rsidP="001A4932">
            <w:r>
              <w:t>N/A</w:t>
            </w:r>
          </w:p>
          <w:p w14:paraId="4E1D24CA" w14:textId="109B2815" w:rsidR="0062605F" w:rsidRPr="00E01515" w:rsidRDefault="0062605F" w:rsidP="001A4932"/>
        </w:tc>
      </w:tr>
      <w:tr w:rsidR="00385F2F" w14:paraId="7BF36B07" w14:textId="77777777" w:rsidTr="00597CF4">
        <w:trPr>
          <w:jc w:val="center"/>
        </w:trPr>
        <w:tc>
          <w:tcPr>
            <w:tcW w:w="9360" w:type="dxa"/>
            <w:gridSpan w:val="2"/>
          </w:tcPr>
          <w:p w14:paraId="64CF3364" w14:textId="77777777" w:rsidR="00385F2F" w:rsidRPr="008E1FAF" w:rsidRDefault="00E01515" w:rsidP="00385F2F">
            <w:pPr>
              <w:jc w:val="center"/>
              <w:rPr>
                <w:b/>
              </w:rPr>
            </w:pPr>
            <w:r w:rsidRPr="008E1FAF">
              <w:rPr>
                <w:b/>
              </w:rPr>
              <w:t>Payload instruments, etc.</w:t>
            </w:r>
          </w:p>
        </w:tc>
      </w:tr>
      <w:tr w:rsidR="00597CF4" w14:paraId="13517AD3" w14:textId="77777777" w:rsidTr="00CE74B3">
        <w:trPr>
          <w:jc w:val="center"/>
        </w:trPr>
        <w:tc>
          <w:tcPr>
            <w:tcW w:w="9360" w:type="dxa"/>
            <w:gridSpan w:val="2"/>
          </w:tcPr>
          <w:p w14:paraId="5EA8F87B" w14:textId="5CA40BC9" w:rsidR="00597CF4" w:rsidRDefault="00597CF4" w:rsidP="00385F2F">
            <w:r>
              <w:t>Payload stowed engineering drawing</w:t>
            </w:r>
            <w:r w:rsidR="00D528BE">
              <w:t>:</w:t>
            </w:r>
          </w:p>
        </w:tc>
      </w:tr>
      <w:tr w:rsidR="00597CF4" w14:paraId="7BBCD86C" w14:textId="77777777" w:rsidTr="00CE74B3">
        <w:trPr>
          <w:jc w:val="center"/>
        </w:trPr>
        <w:tc>
          <w:tcPr>
            <w:tcW w:w="9360" w:type="dxa"/>
            <w:gridSpan w:val="2"/>
          </w:tcPr>
          <w:p w14:paraId="1449C4A2" w14:textId="77777777" w:rsidR="00597CF4" w:rsidRDefault="00597CF4" w:rsidP="00385F2F"/>
          <w:p w14:paraId="71D2D29B" w14:textId="29AB9564" w:rsidR="00620B8C" w:rsidRDefault="009F196E" w:rsidP="00385F2F">
            <w:r>
              <w:t>N/A</w:t>
            </w:r>
          </w:p>
          <w:p w14:paraId="5ADD6D74" w14:textId="4E998010" w:rsidR="00620B8C" w:rsidRDefault="00620B8C" w:rsidP="00385F2F"/>
        </w:tc>
      </w:tr>
      <w:tr w:rsidR="00597CF4" w14:paraId="24330148" w14:textId="77777777" w:rsidTr="00CE74B3">
        <w:trPr>
          <w:jc w:val="center"/>
        </w:trPr>
        <w:tc>
          <w:tcPr>
            <w:tcW w:w="9360" w:type="dxa"/>
            <w:gridSpan w:val="2"/>
          </w:tcPr>
          <w:p w14:paraId="3338C6E5" w14:textId="4C007FDE" w:rsidR="00597CF4" w:rsidRDefault="00597CF4" w:rsidP="00385F2F">
            <w:r>
              <w:t>Payload deployed engineering drawing</w:t>
            </w:r>
            <w:r w:rsidR="00D528BE">
              <w:t>:</w:t>
            </w:r>
          </w:p>
        </w:tc>
      </w:tr>
      <w:tr w:rsidR="00597CF4" w14:paraId="1E7C3D79" w14:textId="77777777" w:rsidTr="00CE74B3">
        <w:trPr>
          <w:jc w:val="center"/>
        </w:trPr>
        <w:tc>
          <w:tcPr>
            <w:tcW w:w="9360" w:type="dxa"/>
            <w:gridSpan w:val="2"/>
          </w:tcPr>
          <w:p w14:paraId="7E08D665" w14:textId="77777777" w:rsidR="00597CF4" w:rsidRDefault="00597CF4" w:rsidP="00385F2F"/>
          <w:p w14:paraId="6E5AD969" w14:textId="0F24A3BB" w:rsidR="00620B8C" w:rsidRDefault="009F196E" w:rsidP="00385F2F">
            <w:r>
              <w:t>N/A</w:t>
            </w:r>
          </w:p>
          <w:p w14:paraId="11239E4A" w14:textId="7D458060" w:rsidR="00620B8C" w:rsidRDefault="00620B8C" w:rsidP="00385F2F"/>
        </w:tc>
      </w:tr>
      <w:tr w:rsidR="001A4932" w14:paraId="2640C564" w14:textId="77777777" w:rsidTr="008E1FAF">
        <w:trPr>
          <w:jc w:val="center"/>
        </w:trPr>
        <w:tc>
          <w:tcPr>
            <w:tcW w:w="7555" w:type="dxa"/>
          </w:tcPr>
          <w:p w14:paraId="37E1B8F5" w14:textId="77777777" w:rsidR="001A4932" w:rsidRDefault="001A4932" w:rsidP="001A4932">
            <w:r w:rsidRPr="003F1361">
              <w:t>Deployable force which could be ex</w:t>
            </w:r>
            <w:r>
              <w:t>erted on the inside of the NRCSD</w:t>
            </w:r>
          </w:p>
        </w:tc>
        <w:tc>
          <w:tcPr>
            <w:tcW w:w="1805" w:type="dxa"/>
          </w:tcPr>
          <w:p w14:paraId="698173B5" w14:textId="4C1902D2" w:rsidR="001A4932" w:rsidRDefault="009F196E" w:rsidP="001A4932">
            <w:r>
              <w:t>N/A</w:t>
            </w:r>
          </w:p>
        </w:tc>
      </w:tr>
      <w:tr w:rsidR="001A4932" w14:paraId="5C43CB8B" w14:textId="77777777" w:rsidTr="008E1FAF">
        <w:trPr>
          <w:jc w:val="center"/>
        </w:trPr>
        <w:tc>
          <w:tcPr>
            <w:tcW w:w="7555" w:type="dxa"/>
          </w:tcPr>
          <w:p w14:paraId="1DE1509E" w14:textId="1C650AD1" w:rsidR="001A4932" w:rsidRPr="003F1361" w:rsidRDefault="00865F55" w:rsidP="001A4932">
            <w:r>
              <w:t>Description of c</w:t>
            </w:r>
            <w:r w:rsidR="001A4932" w:rsidRPr="00E01515">
              <w:t>ontrols, commands and</w:t>
            </w:r>
            <w:r>
              <w:t>/or</w:t>
            </w:r>
            <w:r w:rsidR="001A4932" w:rsidRPr="00E01515">
              <w:t xml:space="preserve"> mechanisms for release</w:t>
            </w:r>
          </w:p>
        </w:tc>
        <w:tc>
          <w:tcPr>
            <w:tcW w:w="1805" w:type="dxa"/>
          </w:tcPr>
          <w:p w14:paraId="67DE7538" w14:textId="46847351" w:rsidR="001A4932" w:rsidRDefault="009F196E" w:rsidP="001A4932">
            <w:r>
              <w:t>N/A</w:t>
            </w:r>
          </w:p>
        </w:tc>
      </w:tr>
      <w:tr w:rsidR="001A4932" w14:paraId="78C960F9" w14:textId="77777777" w:rsidTr="008E1FAF">
        <w:trPr>
          <w:jc w:val="center"/>
        </w:trPr>
        <w:tc>
          <w:tcPr>
            <w:tcW w:w="7555" w:type="dxa"/>
          </w:tcPr>
          <w:p w14:paraId="2FE48A69" w14:textId="77777777" w:rsidR="001A4932" w:rsidRPr="00E01515" w:rsidRDefault="001A4932" w:rsidP="001A4932">
            <w:r w:rsidRPr="00E01515">
              <w:t>Intended timing for release</w:t>
            </w:r>
          </w:p>
        </w:tc>
        <w:tc>
          <w:tcPr>
            <w:tcW w:w="1805" w:type="dxa"/>
          </w:tcPr>
          <w:p w14:paraId="6D9E9BBC" w14:textId="2FA07E51" w:rsidR="001A4932" w:rsidRDefault="009F196E" w:rsidP="001A4932">
            <w:r>
              <w:t>N/A</w:t>
            </w:r>
          </w:p>
        </w:tc>
      </w:tr>
      <w:tr w:rsidR="00865F55" w14:paraId="467049D5" w14:textId="77777777" w:rsidTr="00924615">
        <w:trPr>
          <w:jc w:val="center"/>
        </w:trPr>
        <w:tc>
          <w:tcPr>
            <w:tcW w:w="9360" w:type="dxa"/>
            <w:gridSpan w:val="2"/>
          </w:tcPr>
          <w:p w14:paraId="396DDAD1" w14:textId="4F5150A3" w:rsidR="00865F55" w:rsidRDefault="00865F55" w:rsidP="001A4932">
            <w:r>
              <w:t xml:space="preserve">Drawing/render of release system: </w:t>
            </w:r>
          </w:p>
        </w:tc>
      </w:tr>
      <w:tr w:rsidR="00865F55" w14:paraId="29AD69F7" w14:textId="77777777" w:rsidTr="00924615">
        <w:trPr>
          <w:jc w:val="center"/>
        </w:trPr>
        <w:tc>
          <w:tcPr>
            <w:tcW w:w="9360" w:type="dxa"/>
            <w:gridSpan w:val="2"/>
          </w:tcPr>
          <w:p w14:paraId="2573960C" w14:textId="3B357B4A" w:rsidR="00865F55" w:rsidRDefault="00865F55" w:rsidP="001A4932"/>
          <w:p w14:paraId="0DC7A7F8" w14:textId="316D6072" w:rsidR="00865F55" w:rsidRDefault="009F196E" w:rsidP="001A4932">
            <w:r>
              <w:t>N/A</w:t>
            </w:r>
          </w:p>
          <w:p w14:paraId="477D36D5" w14:textId="0EA6861C" w:rsidR="00865F55" w:rsidRDefault="00865F55" w:rsidP="001A4932"/>
        </w:tc>
      </w:tr>
    </w:tbl>
    <w:p w14:paraId="609A1D07" w14:textId="77777777" w:rsidR="0014446A" w:rsidRDefault="009B609A" w:rsidP="009B609A">
      <w:r>
        <w:t>Note: If using a melt-line, please provide details of the line used (line strength, force on the line, heater temp, etc.). The line should be redundant so that if one breaks, the other will hold.</w:t>
      </w:r>
    </w:p>
    <w:p w14:paraId="75FCC70F" w14:textId="6CFA2B2C" w:rsidR="00BD3855" w:rsidRDefault="00BD3855" w:rsidP="00BD3855">
      <w:pPr>
        <w:pStyle w:val="Heading2"/>
      </w:pPr>
      <w:bookmarkStart w:id="24" w:name="_Toc26515462"/>
      <w:r>
        <w:t>Separation Springs</w:t>
      </w:r>
      <w:bookmarkEnd w:id="24"/>
    </w:p>
    <w:p w14:paraId="36D099AC" w14:textId="04F6C569" w:rsidR="00BD3855" w:rsidRDefault="00620B8C" w:rsidP="009B609A">
      <w:r>
        <w:t>If applicable,</w:t>
      </w:r>
      <w:r w:rsidR="009C6144">
        <w:t xml:space="preserve"> </w:t>
      </w:r>
      <w:r>
        <w:t xml:space="preserve">also </w:t>
      </w:r>
      <w:r w:rsidR="009C6144">
        <w:t xml:space="preserve">provide a figure denoting the location of the separation springs on the CubeSat structure. </w:t>
      </w:r>
    </w:p>
    <w:tbl>
      <w:tblPr>
        <w:tblStyle w:val="TableGrid"/>
        <w:tblW w:w="0" w:type="auto"/>
        <w:tblLook w:val="04A0" w:firstRow="1" w:lastRow="0" w:firstColumn="1" w:lastColumn="0" w:noHBand="0" w:noVBand="1"/>
      </w:tblPr>
      <w:tblGrid>
        <w:gridCol w:w="2335"/>
        <w:gridCol w:w="3457"/>
        <w:gridCol w:w="3558"/>
      </w:tblGrid>
      <w:tr w:rsidR="00BD3855" w14:paraId="7693D0C6" w14:textId="77777777" w:rsidTr="00BD3855">
        <w:tc>
          <w:tcPr>
            <w:tcW w:w="9576" w:type="dxa"/>
            <w:gridSpan w:val="3"/>
          </w:tcPr>
          <w:p w14:paraId="679FBFF4" w14:textId="3142C632" w:rsidR="00BD3855" w:rsidRDefault="00BD3855" w:rsidP="00BA403D">
            <w:pPr>
              <w:jc w:val="center"/>
            </w:pPr>
            <w:r>
              <w:t>Separation Springs</w:t>
            </w:r>
          </w:p>
        </w:tc>
      </w:tr>
      <w:tr w:rsidR="00B926E3" w14:paraId="511CDFAA" w14:textId="77777777" w:rsidTr="00BA403D">
        <w:tc>
          <w:tcPr>
            <w:tcW w:w="2376" w:type="dxa"/>
          </w:tcPr>
          <w:p w14:paraId="1FBD33AB" w14:textId="67647547" w:rsidR="00B926E3" w:rsidRDefault="00B926E3" w:rsidP="009B609A"/>
        </w:tc>
        <w:tc>
          <w:tcPr>
            <w:tcW w:w="3544" w:type="dxa"/>
          </w:tcPr>
          <w:p w14:paraId="63352E27" w14:textId="173F4A33" w:rsidR="00B926E3" w:rsidRDefault="00B926E3" w:rsidP="00BA403D">
            <w:pPr>
              <w:jc w:val="center"/>
            </w:pPr>
            <w:r>
              <w:t>Location</w:t>
            </w:r>
          </w:p>
        </w:tc>
        <w:tc>
          <w:tcPr>
            <w:tcW w:w="3656" w:type="dxa"/>
          </w:tcPr>
          <w:p w14:paraId="3873E4CA" w14:textId="720E46E3" w:rsidR="00B926E3" w:rsidRDefault="00B926E3" w:rsidP="00BA403D">
            <w:pPr>
              <w:jc w:val="center"/>
            </w:pPr>
            <w:r>
              <w:t>Spring force (N)</w:t>
            </w:r>
          </w:p>
        </w:tc>
      </w:tr>
      <w:tr w:rsidR="00B926E3" w14:paraId="746F8BC6" w14:textId="77777777" w:rsidTr="00BA403D">
        <w:tc>
          <w:tcPr>
            <w:tcW w:w="2376" w:type="dxa"/>
          </w:tcPr>
          <w:p w14:paraId="4DE069B0" w14:textId="243C319D" w:rsidR="00B926E3" w:rsidRDefault="00B926E3" w:rsidP="009B609A">
            <w:r>
              <w:t>Separation spring [1]</w:t>
            </w:r>
          </w:p>
        </w:tc>
        <w:tc>
          <w:tcPr>
            <w:tcW w:w="3544" w:type="dxa"/>
          </w:tcPr>
          <w:p w14:paraId="7AB98A44" w14:textId="77777777" w:rsidR="00B926E3" w:rsidRDefault="00B926E3" w:rsidP="009B609A"/>
        </w:tc>
        <w:tc>
          <w:tcPr>
            <w:tcW w:w="3656" w:type="dxa"/>
          </w:tcPr>
          <w:p w14:paraId="35435DBA" w14:textId="27080BCD" w:rsidR="00B926E3" w:rsidRDefault="00B926E3" w:rsidP="009B609A"/>
        </w:tc>
      </w:tr>
      <w:tr w:rsidR="00B926E3" w14:paraId="7C007B77" w14:textId="77777777" w:rsidTr="00BA403D">
        <w:tc>
          <w:tcPr>
            <w:tcW w:w="2376" w:type="dxa"/>
          </w:tcPr>
          <w:p w14:paraId="748C983F" w14:textId="398D6E54" w:rsidR="00B926E3" w:rsidRDefault="00B926E3" w:rsidP="009B609A">
            <w:r>
              <w:t>Separation spring [2]</w:t>
            </w:r>
          </w:p>
        </w:tc>
        <w:tc>
          <w:tcPr>
            <w:tcW w:w="3544" w:type="dxa"/>
          </w:tcPr>
          <w:p w14:paraId="7AF4AA89" w14:textId="77777777" w:rsidR="00B926E3" w:rsidRDefault="00B926E3" w:rsidP="009B609A"/>
        </w:tc>
        <w:tc>
          <w:tcPr>
            <w:tcW w:w="3656" w:type="dxa"/>
          </w:tcPr>
          <w:p w14:paraId="50B99E73" w14:textId="40B1AADD" w:rsidR="00B926E3" w:rsidRDefault="00B926E3" w:rsidP="009B609A"/>
        </w:tc>
      </w:tr>
    </w:tbl>
    <w:p w14:paraId="1E351C04" w14:textId="77777777" w:rsidR="00BD3855" w:rsidRDefault="00BD3855" w:rsidP="009B609A"/>
    <w:p w14:paraId="13587707" w14:textId="77777777" w:rsidR="008D0CF9" w:rsidRDefault="008D0CF9" w:rsidP="00DE73ED">
      <w:pPr>
        <w:pStyle w:val="Heading2"/>
      </w:pPr>
      <w:bookmarkStart w:id="25" w:name="_Toc26515463"/>
      <w:r>
        <w:t>Deployment Switches</w:t>
      </w:r>
      <w:bookmarkEnd w:id="25"/>
    </w:p>
    <w:p w14:paraId="43DB0715" w14:textId="6C6C8FAF" w:rsidR="00EC4130" w:rsidRDefault="00E166F3" w:rsidP="00EC4130">
      <w:r>
        <w:t>As outlined in</w:t>
      </w:r>
      <w:r w:rsidR="002D1419">
        <w:t xml:space="preserve"> </w:t>
      </w:r>
      <w:r>
        <w:t xml:space="preserve">the </w:t>
      </w:r>
      <w:r w:rsidR="002D1419">
        <w:t>NRCSD I</w:t>
      </w:r>
      <w:r>
        <w:t>D</w:t>
      </w:r>
      <w:r w:rsidR="002D1419">
        <w:t>D</w:t>
      </w:r>
      <w:r>
        <w:t xml:space="preserve"> Section 4.1.4, </w:t>
      </w:r>
      <w:r w:rsidR="00DF4433">
        <w:t xml:space="preserve">a minimum of three (3) deployment switches corresponding to electrical inhibits are required. </w:t>
      </w:r>
      <w:r w:rsidR="00BA403D">
        <w:t>Note, a</w:t>
      </w:r>
      <w:r w:rsidR="00DF4433">
        <w:t>n RBF pin (or equivalent) does not count as a deployment switch.</w:t>
      </w:r>
      <w:r w:rsidR="009C6144">
        <w:t xml:space="preserve"> Please also provide a figure denoting the location of each deployment switch with nomenclature that can be referenced with the inhibit diagram (so that physical switches can be easily translated to corresponding electrical inhibits upon review).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27"/>
        <w:gridCol w:w="2072"/>
        <w:gridCol w:w="1442"/>
        <w:gridCol w:w="1532"/>
        <w:gridCol w:w="1887"/>
      </w:tblGrid>
      <w:tr w:rsidR="00EC4130" w14:paraId="0419ED33" w14:textId="77777777" w:rsidTr="00AE706B">
        <w:trPr>
          <w:trHeight w:val="298"/>
        </w:trPr>
        <w:tc>
          <w:tcPr>
            <w:tcW w:w="9350"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AB8BAB" w14:textId="77777777" w:rsidR="00EC4130" w:rsidRPr="008E1FAF" w:rsidRDefault="00AC412F" w:rsidP="00305317">
            <w:pPr>
              <w:pStyle w:val="DefaultStyle"/>
              <w:spacing w:after="0" w:line="100" w:lineRule="atLeast"/>
              <w:jc w:val="center"/>
              <w:rPr>
                <w:b/>
              </w:rPr>
            </w:pPr>
            <w:r w:rsidRPr="008E1FAF">
              <w:rPr>
                <w:b/>
              </w:rPr>
              <w:lastRenderedPageBreak/>
              <w:t>D</w:t>
            </w:r>
            <w:r w:rsidR="00002783" w:rsidRPr="008E1FAF">
              <w:rPr>
                <w:b/>
              </w:rPr>
              <w:t>eployment Switches</w:t>
            </w:r>
          </w:p>
        </w:tc>
      </w:tr>
      <w:tr w:rsidR="00DF4433" w14:paraId="10B86006"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D7B57" w14:textId="77777777" w:rsidR="00DF4433" w:rsidRPr="00C34BBD" w:rsidRDefault="00DF4433" w:rsidP="00AC412F">
            <w:pPr>
              <w:pStyle w:val="DefaultStyle"/>
              <w:spacing w:after="0" w:line="100" w:lineRule="atLeast"/>
            </w:pP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2761B331" w14:textId="77777777" w:rsidR="00DF4433" w:rsidRPr="00C34BBD" w:rsidRDefault="00DF4433" w:rsidP="00AC412F">
            <w:pPr>
              <w:pStyle w:val="DefaultStyle"/>
              <w:spacing w:after="0" w:line="100" w:lineRule="atLeast"/>
            </w:pPr>
            <w:r>
              <w:t>Manufacturer</w:t>
            </w: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6A241891" w14:textId="77777777" w:rsidR="00DF4433" w:rsidRPr="00C34BBD" w:rsidRDefault="00DF4433" w:rsidP="00AC412F">
            <w:pPr>
              <w:pStyle w:val="DefaultStyle"/>
              <w:spacing w:after="0" w:line="100" w:lineRule="atLeast"/>
            </w:pPr>
            <w:r>
              <w:t>Part no.</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CF749B" w14:textId="77777777" w:rsidR="00DF4433" w:rsidRDefault="00DF4433" w:rsidP="00AC412F">
            <w:pPr>
              <w:pStyle w:val="DefaultStyle"/>
              <w:spacing w:after="0" w:line="100" w:lineRule="atLeast"/>
            </w:pPr>
            <w:r>
              <w:t>Location</w:t>
            </w: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2B91071" w14:textId="77777777" w:rsidR="00DF4433" w:rsidRDefault="00DF4433" w:rsidP="00AC412F">
            <w:pPr>
              <w:pStyle w:val="DefaultStyle"/>
              <w:spacing w:after="0" w:line="100" w:lineRule="atLeast"/>
            </w:pPr>
            <w:r>
              <w:t>Type</w:t>
            </w:r>
          </w:p>
        </w:tc>
      </w:tr>
      <w:tr w:rsidR="00DF4433" w14:paraId="70E3C78F"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4876AA" w14:textId="77777777" w:rsidR="00DF4433" w:rsidRPr="00C34BBD" w:rsidRDefault="00DF4433" w:rsidP="00DF4433">
            <w:pPr>
              <w:pStyle w:val="DefaultStyle"/>
              <w:spacing w:after="0" w:line="100" w:lineRule="atLeast"/>
            </w:pPr>
            <w:r>
              <w:t>Deployment</w:t>
            </w:r>
            <w:r w:rsidRPr="00C34BBD">
              <w:t xml:space="preserve"> switch</w:t>
            </w:r>
            <w:r>
              <w:t xml:space="preserve"> [1]</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2FD0FE1" w14:textId="77777777" w:rsidR="00DF4433" w:rsidRPr="00C34BBD" w:rsidRDefault="00DF4433" w:rsidP="00305317">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51570673" w14:textId="77777777" w:rsidR="00DF4433" w:rsidRPr="00C34BBD" w:rsidRDefault="00DF4433" w:rsidP="00305317">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9F5035"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4D4C059" w14:textId="77777777" w:rsidR="00DF4433" w:rsidRDefault="00DF4433" w:rsidP="00AC412F">
            <w:pPr>
              <w:pStyle w:val="DefaultStyle"/>
              <w:spacing w:after="0" w:line="100" w:lineRule="atLeast"/>
            </w:pPr>
          </w:p>
        </w:tc>
      </w:tr>
      <w:tr w:rsidR="00DF4433" w14:paraId="2972B908"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6B9FC0" w14:textId="77777777" w:rsidR="00DF4433" w:rsidRPr="00C34BBD" w:rsidRDefault="00DF4433" w:rsidP="00AC412F">
            <w:pPr>
              <w:pStyle w:val="DefaultStyle"/>
              <w:spacing w:after="0" w:line="100" w:lineRule="atLeast"/>
            </w:pPr>
            <w:r>
              <w:t>Deployment</w:t>
            </w:r>
            <w:r w:rsidRPr="00C34BBD">
              <w:t xml:space="preserve"> switch</w:t>
            </w:r>
            <w:r>
              <w:t xml:space="preserve"> [2]</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4DC6AAE"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26F57EA3"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07FC7F"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546E6056" w14:textId="77777777" w:rsidR="00DF4433" w:rsidRDefault="00DF4433" w:rsidP="00AC412F">
            <w:pPr>
              <w:pStyle w:val="DefaultStyle"/>
              <w:spacing w:after="0" w:line="100" w:lineRule="atLeast"/>
            </w:pPr>
          </w:p>
        </w:tc>
      </w:tr>
      <w:tr w:rsidR="00DF4433" w14:paraId="04CA68EA"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313010" w14:textId="77777777" w:rsidR="00DF4433" w:rsidRPr="00C34BBD" w:rsidRDefault="00DF4433" w:rsidP="00AC412F">
            <w:pPr>
              <w:pStyle w:val="DefaultStyle"/>
              <w:spacing w:after="0" w:line="100" w:lineRule="atLeast"/>
            </w:pPr>
            <w:r>
              <w:t>Deployment</w:t>
            </w:r>
            <w:r w:rsidRPr="00C34BBD">
              <w:t xml:space="preserve"> switch</w:t>
            </w:r>
            <w:r>
              <w:t xml:space="preserve"> [3]</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470DAC94"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72A290A4"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93CC7A"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7E18498C" w14:textId="77777777" w:rsidR="00DF4433" w:rsidRDefault="00DF4433" w:rsidP="00AC412F">
            <w:pPr>
              <w:pStyle w:val="DefaultStyle"/>
              <w:spacing w:after="0" w:line="100" w:lineRule="atLeast"/>
            </w:pPr>
          </w:p>
        </w:tc>
      </w:tr>
    </w:tbl>
    <w:p w14:paraId="64277F98" w14:textId="77777777" w:rsidR="008D0CF9" w:rsidRDefault="008D0CF9" w:rsidP="008D0CF9"/>
    <w:p w14:paraId="5A56D8F6" w14:textId="77777777" w:rsidR="00AD6F36" w:rsidRDefault="00305317" w:rsidP="008D0CF9">
      <w:r>
        <w:t>For each</w:t>
      </w:r>
      <w:r w:rsidR="00DC1F80">
        <w:t xml:space="preserve"> roller/slider i.e. “Ali” switches please complete the following. All units in millimeters (mm).</w:t>
      </w:r>
    </w:p>
    <w:tbl>
      <w:tblPr>
        <w:tblStyle w:val="TableGrid"/>
        <w:tblW w:w="9360" w:type="dxa"/>
        <w:tblLook w:val="04A0" w:firstRow="1" w:lastRow="0" w:firstColumn="1" w:lastColumn="0" w:noHBand="0" w:noVBand="1"/>
      </w:tblPr>
      <w:tblGrid>
        <w:gridCol w:w="7465"/>
        <w:gridCol w:w="1895"/>
      </w:tblGrid>
      <w:tr w:rsidR="00305317" w:rsidRPr="00AD6F36" w14:paraId="47933077" w14:textId="77777777" w:rsidTr="008E1FAF">
        <w:tc>
          <w:tcPr>
            <w:tcW w:w="7465" w:type="dxa"/>
          </w:tcPr>
          <w:p w14:paraId="50CE410A" w14:textId="77777777" w:rsidR="00305317" w:rsidRDefault="00305317" w:rsidP="006E6551">
            <w:r w:rsidRPr="00AD6F36">
              <w:t xml:space="preserve">Switch </w:t>
            </w:r>
            <w:r>
              <w:t xml:space="preserve">Manufacturer and </w:t>
            </w:r>
            <w:r w:rsidRPr="00AD6F36">
              <w:t>Part No.</w:t>
            </w:r>
          </w:p>
        </w:tc>
        <w:tc>
          <w:tcPr>
            <w:tcW w:w="1895" w:type="dxa"/>
          </w:tcPr>
          <w:p w14:paraId="13A1F726" w14:textId="77777777" w:rsidR="00305317" w:rsidRPr="00AD6F36" w:rsidRDefault="00305317" w:rsidP="006E6551"/>
        </w:tc>
      </w:tr>
      <w:tr w:rsidR="00AD6F36" w:rsidRPr="00AD6F36" w14:paraId="7100C8E0" w14:textId="77777777" w:rsidTr="008E1FAF">
        <w:tc>
          <w:tcPr>
            <w:tcW w:w="7465" w:type="dxa"/>
          </w:tcPr>
          <w:p w14:paraId="74B71FE4" w14:textId="77777777" w:rsidR="00AD6F36" w:rsidRPr="00AD6F36" w:rsidRDefault="00305317" w:rsidP="00305317">
            <w:r>
              <w:t xml:space="preserve">[A] </w:t>
            </w:r>
            <w:r w:rsidR="00B874D0">
              <w:t xml:space="preserve">CubeSat linear </w:t>
            </w:r>
            <w:r>
              <w:t xml:space="preserve">outside </w:t>
            </w:r>
            <w:r w:rsidR="00AD6F36" w:rsidRPr="00AD6F36">
              <w:t>rail-to-rail dimension</w:t>
            </w:r>
            <w:r w:rsidR="00B874D0">
              <w:t>, measured at switch</w:t>
            </w:r>
            <w:r>
              <w:t xml:space="preserve"> location</w:t>
            </w:r>
          </w:p>
        </w:tc>
        <w:tc>
          <w:tcPr>
            <w:tcW w:w="1895" w:type="dxa"/>
          </w:tcPr>
          <w:p w14:paraId="304F65CA" w14:textId="77777777" w:rsidR="00AD6F36" w:rsidRPr="00AD6F36" w:rsidRDefault="00AD6F36" w:rsidP="006E6551"/>
        </w:tc>
      </w:tr>
      <w:tr w:rsidR="00AD6F36" w:rsidRPr="00AD6F36" w14:paraId="35A220D8" w14:textId="77777777" w:rsidTr="008E1FAF">
        <w:tc>
          <w:tcPr>
            <w:tcW w:w="7465" w:type="dxa"/>
          </w:tcPr>
          <w:p w14:paraId="4627390E" w14:textId="77777777" w:rsidR="00AD6F36" w:rsidRPr="00AD6F36" w:rsidRDefault="00305317" w:rsidP="00305317">
            <w:r>
              <w:t xml:space="preserve">[E] </w:t>
            </w:r>
            <w:r w:rsidR="00AD6F36" w:rsidRPr="00AD6F36">
              <w:t xml:space="preserve">Free position </w:t>
            </w:r>
            <w:r w:rsidR="0076062E">
              <w:t>measured from switch mount points</w:t>
            </w:r>
          </w:p>
        </w:tc>
        <w:tc>
          <w:tcPr>
            <w:tcW w:w="1895" w:type="dxa"/>
          </w:tcPr>
          <w:p w14:paraId="69C49557" w14:textId="77777777" w:rsidR="00AD6F36" w:rsidRPr="00AD6F36" w:rsidRDefault="00AD6F36" w:rsidP="006E6551"/>
        </w:tc>
      </w:tr>
      <w:tr w:rsidR="00AD6F36" w:rsidRPr="00AD6F36" w14:paraId="59C11EAD" w14:textId="77777777" w:rsidTr="008E1FAF">
        <w:tc>
          <w:tcPr>
            <w:tcW w:w="7465" w:type="dxa"/>
          </w:tcPr>
          <w:p w14:paraId="27D2CA13" w14:textId="77777777" w:rsidR="00AD6F36" w:rsidRPr="00AD6F36" w:rsidRDefault="00305317" w:rsidP="00305317">
            <w:r>
              <w:t xml:space="preserve">[F] </w:t>
            </w:r>
            <w:r w:rsidR="00AD6F36" w:rsidRPr="00AD6F36">
              <w:t xml:space="preserve">Operating position </w:t>
            </w:r>
            <w:r w:rsidR="0076062E">
              <w:t>measured from switch mount points</w:t>
            </w:r>
          </w:p>
        </w:tc>
        <w:tc>
          <w:tcPr>
            <w:tcW w:w="1895" w:type="dxa"/>
          </w:tcPr>
          <w:p w14:paraId="5C9EF8F1" w14:textId="77777777" w:rsidR="00AD6F36" w:rsidRPr="00AD6F36" w:rsidRDefault="00AD6F36" w:rsidP="006E6551"/>
        </w:tc>
      </w:tr>
      <w:tr w:rsidR="00AD6F36" w:rsidRPr="00AD6F36" w14:paraId="6B3491EA" w14:textId="77777777" w:rsidTr="008E1FAF">
        <w:tc>
          <w:tcPr>
            <w:tcW w:w="7465" w:type="dxa"/>
          </w:tcPr>
          <w:p w14:paraId="60C2A69E" w14:textId="77777777" w:rsidR="00AD6F36" w:rsidRPr="00AD6F36" w:rsidRDefault="00305317" w:rsidP="00305317">
            <w:r>
              <w:t xml:space="preserve">[I] </w:t>
            </w:r>
            <w:r w:rsidR="0006636E">
              <w:t>Switch depth, measured from switch mount points to top of CubeSat rail</w:t>
            </w:r>
          </w:p>
        </w:tc>
        <w:tc>
          <w:tcPr>
            <w:tcW w:w="1895" w:type="dxa"/>
          </w:tcPr>
          <w:p w14:paraId="267ED816" w14:textId="77777777" w:rsidR="00AD6F36" w:rsidRPr="00AD6F36" w:rsidRDefault="00AD6F36" w:rsidP="006E6551"/>
        </w:tc>
      </w:tr>
    </w:tbl>
    <w:p w14:paraId="5ACEBA9D" w14:textId="77777777" w:rsidR="00AD6F36" w:rsidRDefault="00AD6F36" w:rsidP="008D0CF9"/>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478"/>
        <w:gridCol w:w="5361"/>
      </w:tblGrid>
      <w:tr w:rsidR="00305317" w14:paraId="3F4A82D0" w14:textId="77777777" w:rsidTr="008B5E5C">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9F592" w14:textId="77777777" w:rsidR="00305317" w:rsidRDefault="00305317" w:rsidP="006E6551">
            <w:pPr>
              <w:pStyle w:val="DefaultStyle"/>
              <w:spacing w:after="0" w:line="100" w:lineRule="atLeast"/>
            </w:pPr>
            <w:r>
              <w:rPr>
                <w:noProof/>
              </w:rPr>
              <w:drawing>
                <wp:inline distT="0" distB="0" distL="0" distR="0" wp14:anchorId="74404D53" wp14:editId="61E36BFA">
                  <wp:extent cx="2706624"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6624" cy="2743200"/>
                          </a:xfrm>
                          <a:prstGeom prst="rect">
                            <a:avLst/>
                          </a:prstGeom>
                        </pic:spPr>
                      </pic:pic>
                    </a:graphicData>
                  </a:graphic>
                </wp:inline>
              </w:drawing>
            </w:r>
          </w:p>
        </w:tc>
        <w:tc>
          <w:tcPr>
            <w:tcW w:w="0" w:type="auto"/>
            <w:tcBorders>
              <w:top w:val="single" w:sz="4" w:space="0" w:color="00000A"/>
              <w:left w:val="single" w:sz="4" w:space="0" w:color="00000A"/>
              <w:bottom w:val="single" w:sz="4" w:space="0" w:color="00000A"/>
              <w:right w:val="single" w:sz="4" w:space="0" w:color="00000A"/>
            </w:tcBorders>
            <w:shd w:val="clear" w:color="auto" w:fill="auto"/>
          </w:tcPr>
          <w:p w14:paraId="0FAEC865" w14:textId="4171DBD5" w:rsidR="00305317" w:rsidRDefault="005A23BE" w:rsidP="006E6551">
            <w:pPr>
              <w:pStyle w:val="DefaultStyle"/>
              <w:spacing w:after="0" w:line="100" w:lineRule="atLeast"/>
            </w:pPr>
            <w:r>
              <w:rPr>
                <w:noProof/>
              </w:rPr>
              <w:drawing>
                <wp:inline distT="0" distB="0" distL="0" distR="0" wp14:anchorId="480B424F" wp14:editId="35E85CB2">
                  <wp:extent cx="3267075" cy="269987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070" cy="2711439"/>
                          </a:xfrm>
                          <a:prstGeom prst="rect">
                            <a:avLst/>
                          </a:prstGeom>
                        </pic:spPr>
                      </pic:pic>
                    </a:graphicData>
                  </a:graphic>
                </wp:inline>
              </w:drawing>
            </w:r>
          </w:p>
        </w:tc>
      </w:tr>
      <w:tr w:rsidR="008D0CF9" w14:paraId="349A00DC" w14:textId="77777777" w:rsidTr="008B5E5C">
        <w:trPr>
          <w:jc w:val="center"/>
        </w:trPr>
        <w:tc>
          <w:tcPr>
            <w:tcW w:w="0" w:type="auto"/>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894147" w14:textId="77777777" w:rsidR="008D0CF9" w:rsidRDefault="008D0CF9" w:rsidP="008D0CF9">
            <w:pPr>
              <w:pStyle w:val="Caption"/>
            </w:pPr>
            <w:r>
              <w:t xml:space="preserve">Figure </w:t>
            </w:r>
            <w:r w:rsidR="00ED1725">
              <w:fldChar w:fldCharType="begin"/>
            </w:r>
            <w:r w:rsidR="00ED1725">
              <w:instrText xml:space="preserve"> SEQ Figure \* ARABIC </w:instrText>
            </w:r>
            <w:r w:rsidR="00ED1725">
              <w:fldChar w:fldCharType="separate"/>
            </w:r>
            <w:r w:rsidR="00593E7A">
              <w:rPr>
                <w:noProof/>
              </w:rPr>
              <w:t>1</w:t>
            </w:r>
            <w:r w:rsidR="00ED1725">
              <w:rPr>
                <w:noProof/>
              </w:rPr>
              <w:fldChar w:fldCharType="end"/>
            </w:r>
            <w:r>
              <w:t xml:space="preserve"> CubeSat rail roll</w:t>
            </w:r>
            <w:r w:rsidR="006E6551">
              <w:t>er/slider measurement [A]</w:t>
            </w:r>
            <w:r w:rsidR="00305317">
              <w:t>, [E], [F], [I]</w:t>
            </w:r>
          </w:p>
        </w:tc>
      </w:tr>
    </w:tbl>
    <w:p w14:paraId="131FB704" w14:textId="77777777" w:rsidR="008D0CF9" w:rsidRDefault="008D0CF9" w:rsidP="008D0CF9"/>
    <w:p w14:paraId="42BCC5AE" w14:textId="77777777" w:rsidR="00181F9F" w:rsidRDefault="00181F9F" w:rsidP="00181F9F">
      <w:pPr>
        <w:pStyle w:val="Heading2"/>
      </w:pPr>
      <w:bookmarkStart w:id="26" w:name="_Toc26515464"/>
      <w:r>
        <w:t>Vent Area Assessment</w:t>
      </w:r>
      <w:bookmarkEnd w:id="26"/>
    </w:p>
    <w:p w14:paraId="29DC41E6" w14:textId="77777777" w:rsidR="002848E1" w:rsidRDefault="002848E1" w:rsidP="002848E1">
      <w:r>
        <w:t xml:space="preserve">A notional example of an unobstructed vent area is shown in </w:t>
      </w:r>
      <w:r>
        <w:fldChar w:fldCharType="begin"/>
      </w:r>
      <w:r>
        <w:instrText xml:space="preserve"> REF _Ref375078875 \h </w:instrText>
      </w:r>
      <w:r>
        <w:fldChar w:fldCharType="separate"/>
      </w:r>
      <w:r w:rsidR="00593E7A">
        <w:t xml:space="preserve">Figure </w:t>
      </w:r>
      <w:r w:rsidR="00593E7A">
        <w:rPr>
          <w:noProof/>
        </w:rPr>
        <w:t>2</w:t>
      </w:r>
      <w:r>
        <w:fldChar w:fldCharType="end"/>
      </w:r>
      <w:r>
        <w:t>. The red shading represents a cut-out in the CubeSat Z-face structure for a typical sensor such as a CMOS imager.</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611"/>
      </w:tblGrid>
      <w:tr w:rsidR="002848E1" w14:paraId="36426DA8"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843DC4" w14:textId="77777777" w:rsidR="002848E1" w:rsidRDefault="002848E1" w:rsidP="002848E1">
            <w:pPr>
              <w:pStyle w:val="DefaultStyle"/>
              <w:spacing w:after="0" w:line="100" w:lineRule="atLeast"/>
              <w:jc w:val="center"/>
            </w:pPr>
            <w:r>
              <w:rPr>
                <w:noProof/>
              </w:rPr>
              <w:lastRenderedPageBreak/>
              <w:drawing>
                <wp:inline distT="0" distB="0" distL="0" distR="0" wp14:anchorId="14574D3F" wp14:editId="27AA12AF">
                  <wp:extent cx="1657350" cy="1848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617" cy="1858920"/>
                          </a:xfrm>
                          <a:prstGeom prst="rect">
                            <a:avLst/>
                          </a:prstGeom>
                        </pic:spPr>
                      </pic:pic>
                    </a:graphicData>
                  </a:graphic>
                </wp:inline>
              </w:drawing>
            </w:r>
          </w:p>
        </w:tc>
      </w:tr>
      <w:tr w:rsidR="002848E1" w14:paraId="142CC391"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759DA0" w14:textId="77777777" w:rsidR="002848E1" w:rsidRDefault="002848E1" w:rsidP="008E6C26">
            <w:pPr>
              <w:pStyle w:val="Caption"/>
            </w:pPr>
            <w:bookmarkStart w:id="27" w:name="_Ref375078875"/>
            <w:r>
              <w:t xml:space="preserve">Figure </w:t>
            </w:r>
            <w:r w:rsidR="00ED1725">
              <w:fldChar w:fldCharType="begin"/>
            </w:r>
            <w:r w:rsidR="00ED1725">
              <w:instrText xml:space="preserve"> SEQ Figure \* ARABIC </w:instrText>
            </w:r>
            <w:r w:rsidR="00ED1725">
              <w:fldChar w:fldCharType="separate"/>
            </w:r>
            <w:r w:rsidR="00593E7A">
              <w:rPr>
                <w:noProof/>
              </w:rPr>
              <w:t>2</w:t>
            </w:r>
            <w:r w:rsidR="00ED1725">
              <w:rPr>
                <w:noProof/>
              </w:rPr>
              <w:fldChar w:fldCharType="end"/>
            </w:r>
            <w:bookmarkEnd w:id="27"/>
            <w:r>
              <w:t xml:space="preserve"> CubeSat notional unobstructed vent area example </w:t>
            </w:r>
          </w:p>
        </w:tc>
      </w:tr>
    </w:tbl>
    <w:p w14:paraId="56C6ADB1" w14:textId="77777777" w:rsidR="002848E1" w:rsidRDefault="002848E1" w:rsidP="008D0CF9"/>
    <w:tbl>
      <w:tblPr>
        <w:tblStyle w:val="TableGrid"/>
        <w:tblW w:w="9360" w:type="dxa"/>
        <w:jc w:val="center"/>
        <w:tblLook w:val="04A0" w:firstRow="1" w:lastRow="0" w:firstColumn="1" w:lastColumn="0" w:noHBand="0" w:noVBand="1"/>
      </w:tblPr>
      <w:tblGrid>
        <w:gridCol w:w="7465"/>
        <w:gridCol w:w="1895"/>
      </w:tblGrid>
      <w:tr w:rsidR="00181F9F" w14:paraId="2E47AD2B" w14:textId="77777777" w:rsidTr="00181F9F">
        <w:trPr>
          <w:jc w:val="center"/>
        </w:trPr>
        <w:tc>
          <w:tcPr>
            <w:tcW w:w="9360" w:type="dxa"/>
            <w:gridSpan w:val="2"/>
          </w:tcPr>
          <w:p w14:paraId="7FF9D404" w14:textId="77777777" w:rsidR="00181F9F" w:rsidRPr="008E1FAF" w:rsidRDefault="00181F9F" w:rsidP="008E6C26">
            <w:pPr>
              <w:jc w:val="center"/>
              <w:rPr>
                <w:b/>
              </w:rPr>
            </w:pPr>
            <w:r w:rsidRPr="008E1FAF">
              <w:rPr>
                <w:b/>
              </w:rPr>
              <w:t>Vent Area Assessment</w:t>
            </w:r>
          </w:p>
        </w:tc>
      </w:tr>
      <w:tr w:rsidR="00181F9F" w14:paraId="09783DA4" w14:textId="77777777" w:rsidTr="008E1FAF">
        <w:trPr>
          <w:jc w:val="center"/>
        </w:trPr>
        <w:tc>
          <w:tcPr>
            <w:tcW w:w="7465" w:type="dxa"/>
            <w:shd w:val="clear" w:color="auto" w:fill="auto"/>
          </w:tcPr>
          <w:p w14:paraId="0ECB0D16" w14:textId="20698E44" w:rsidR="00181F9F" w:rsidRPr="009C6144" w:rsidRDefault="00400D1D" w:rsidP="009C6144">
            <w:r>
              <w:t xml:space="preserve">Effective </w:t>
            </w:r>
            <w:r w:rsidR="009C6144">
              <w:t>volume of air within CubeSat structure (if exact value unknown, provide conservative estimate) [cm</w:t>
            </w:r>
            <w:r w:rsidR="009C6144">
              <w:rPr>
                <w:vertAlign w:val="superscript"/>
              </w:rPr>
              <w:t>3</w:t>
            </w:r>
            <w:r w:rsidR="009C6144">
              <w:t>]</w:t>
            </w:r>
          </w:p>
        </w:tc>
        <w:tc>
          <w:tcPr>
            <w:tcW w:w="1895" w:type="dxa"/>
            <w:shd w:val="clear" w:color="auto" w:fill="auto"/>
          </w:tcPr>
          <w:p w14:paraId="1EC1BCE4" w14:textId="77777777" w:rsidR="00181F9F" w:rsidRPr="00DB442F" w:rsidRDefault="00181F9F" w:rsidP="008E6C26"/>
        </w:tc>
      </w:tr>
      <w:tr w:rsidR="00181F9F" w14:paraId="3FC5D370" w14:textId="77777777" w:rsidTr="008E1FAF">
        <w:trPr>
          <w:jc w:val="center"/>
        </w:trPr>
        <w:tc>
          <w:tcPr>
            <w:tcW w:w="7465" w:type="dxa"/>
          </w:tcPr>
          <w:p w14:paraId="64E162A4" w14:textId="3FA56E5E" w:rsidR="00181F9F" w:rsidRPr="009C6144" w:rsidRDefault="00A90A1F" w:rsidP="008E6C26">
            <w:r>
              <w:t xml:space="preserve">Total </w:t>
            </w:r>
            <w:r w:rsidR="001A6A72">
              <w:t xml:space="preserve">Unobstructed vent area (i.e. </w:t>
            </w:r>
            <w:r w:rsidR="000C0FB2">
              <w:t>estimated gap area of components that permit venting)</w:t>
            </w:r>
            <w:r w:rsidR="009C6144">
              <w:t xml:space="preserve"> [cm</w:t>
            </w:r>
            <w:r w:rsidR="009C6144">
              <w:rPr>
                <w:vertAlign w:val="superscript"/>
              </w:rPr>
              <w:t>2</w:t>
            </w:r>
            <w:r w:rsidR="009C6144">
              <w:t>]</w:t>
            </w:r>
          </w:p>
        </w:tc>
        <w:tc>
          <w:tcPr>
            <w:tcW w:w="1895" w:type="dxa"/>
          </w:tcPr>
          <w:p w14:paraId="359211E8" w14:textId="77777777" w:rsidR="00181F9F" w:rsidRPr="00DB442F" w:rsidRDefault="00181F9F" w:rsidP="008E6C26"/>
        </w:tc>
      </w:tr>
    </w:tbl>
    <w:p w14:paraId="4D8DDF91" w14:textId="77777777" w:rsidR="002848E1" w:rsidRDefault="002848E1" w:rsidP="008D0CF9"/>
    <w:p w14:paraId="66BFD513" w14:textId="4E7D9BEC" w:rsidR="0014446A" w:rsidRDefault="0014446A" w:rsidP="0014446A">
      <w:pPr>
        <w:pStyle w:val="Heading1"/>
      </w:pPr>
      <w:bookmarkStart w:id="28" w:name="_Toc26515465"/>
      <w:r>
        <w:t xml:space="preserve">Electrical </w:t>
      </w:r>
      <w:r w:rsidR="005970C2">
        <w:t xml:space="preserve">Power </w:t>
      </w:r>
      <w:r>
        <w:t>System</w:t>
      </w:r>
      <w:r w:rsidR="005970C2">
        <w:t xml:space="preserve"> (EPS)</w:t>
      </w:r>
      <w:bookmarkEnd w:id="28"/>
    </w:p>
    <w:p w14:paraId="685E31B6" w14:textId="5BD64650" w:rsidR="0014446A" w:rsidRDefault="005970C2" w:rsidP="00DE73ED">
      <w:pPr>
        <w:pStyle w:val="Heading2"/>
      </w:pPr>
      <w:bookmarkStart w:id="29" w:name="_Toc26515466"/>
      <w:r>
        <w:t>EPS</w:t>
      </w:r>
      <w:r w:rsidR="008B7982">
        <w:t xml:space="preserve"> Schematics</w:t>
      </w:r>
      <w:bookmarkEnd w:id="29"/>
    </w:p>
    <w:p w14:paraId="00A5FDF8" w14:textId="7BE01CCF" w:rsidR="008B7982" w:rsidRDefault="00FA397F" w:rsidP="00FA397F">
      <w:pPr>
        <w:pStyle w:val="ColorfulList-Accent11"/>
        <w:ind w:left="0"/>
      </w:pPr>
      <w:r>
        <w:t>Please provide the following.</w:t>
      </w:r>
      <w:r w:rsidR="00050B56">
        <w:t xml:space="preserve"> </w:t>
      </w:r>
    </w:p>
    <w:tbl>
      <w:tblPr>
        <w:tblW w:w="957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9576"/>
      </w:tblGrid>
      <w:tr w:rsidR="008B7982" w14:paraId="34475F6B"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0CC751" w14:textId="0653AA32" w:rsidR="008B7982" w:rsidRPr="008E1FAF" w:rsidRDefault="005970C2" w:rsidP="008B7982">
            <w:pPr>
              <w:pStyle w:val="DefaultStyle"/>
              <w:spacing w:after="0" w:line="100" w:lineRule="atLeast"/>
              <w:jc w:val="center"/>
              <w:rPr>
                <w:b/>
              </w:rPr>
            </w:pPr>
            <w:r w:rsidRPr="008E1FAF">
              <w:rPr>
                <w:b/>
              </w:rPr>
              <w:t xml:space="preserve">EPS </w:t>
            </w:r>
            <w:r w:rsidR="00C143FF" w:rsidRPr="008E1FAF">
              <w:rPr>
                <w:b/>
              </w:rPr>
              <w:t>Schematics</w:t>
            </w:r>
          </w:p>
        </w:tc>
      </w:tr>
      <w:tr w:rsidR="00E166F3" w14:paraId="5F186C53"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3C29B2" w14:textId="61061765" w:rsidR="00E166F3" w:rsidRDefault="00E166F3" w:rsidP="008E1FAF">
            <w:pPr>
              <w:pStyle w:val="DefaultStyle"/>
              <w:spacing w:after="0" w:line="100" w:lineRule="atLeast"/>
            </w:pPr>
            <w:r>
              <w:t xml:space="preserve">Overall electrical system functional </w:t>
            </w:r>
            <w:commentRangeStart w:id="30"/>
            <w:commentRangeStart w:id="31"/>
            <w:commentRangeStart w:id="32"/>
            <w:r>
              <w:t>schematic</w:t>
            </w:r>
            <w:commentRangeEnd w:id="30"/>
            <w:r w:rsidR="008C421C">
              <w:rPr>
                <w:rStyle w:val="CommentReference"/>
              </w:rPr>
              <w:commentReference w:id="30"/>
            </w:r>
            <w:commentRangeEnd w:id="31"/>
            <w:r w:rsidR="00A47DE8">
              <w:rPr>
                <w:rStyle w:val="CommentReference"/>
              </w:rPr>
              <w:commentReference w:id="31"/>
            </w:r>
            <w:commentRangeEnd w:id="32"/>
            <w:r w:rsidR="00A47DE8">
              <w:rPr>
                <w:rStyle w:val="CommentReference"/>
              </w:rPr>
              <w:commentReference w:id="32"/>
            </w:r>
            <w:r w:rsidR="00D528BE">
              <w:t>:</w:t>
            </w:r>
          </w:p>
        </w:tc>
      </w:tr>
      <w:tr w:rsidR="00E166F3" w14:paraId="55EB5C33"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21A2C" w14:textId="3BD1ED5B" w:rsidR="00E166F3" w:rsidRDefault="00A47DE8" w:rsidP="00E166F3">
            <w:pPr>
              <w:pStyle w:val="DefaultStyle"/>
              <w:spacing w:after="0" w:line="100" w:lineRule="atLeast"/>
            </w:pPr>
            <w:r>
              <w:t xml:space="preserve">Note with goal of turning on early camera operation the camera and OBC will directly turn on from EPS source for the time being. </w:t>
            </w:r>
          </w:p>
          <w:p w14:paraId="48EF6C64" w14:textId="099A3F0B" w:rsidR="00620B8C" w:rsidRDefault="003649D6" w:rsidP="00E166F3">
            <w:pPr>
              <w:pStyle w:val="DefaultStyle"/>
              <w:spacing w:after="0" w:line="100" w:lineRule="atLeast"/>
            </w:pPr>
            <w:r>
              <w:rPr>
                <w:noProof/>
              </w:rPr>
              <w:drawing>
                <wp:inline distT="0" distB="0" distL="0" distR="0" wp14:anchorId="7D7135A6" wp14:editId="7B242B65">
                  <wp:extent cx="5943600" cy="2578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8735"/>
                          </a:xfrm>
                          <a:prstGeom prst="rect">
                            <a:avLst/>
                          </a:prstGeom>
                        </pic:spPr>
                      </pic:pic>
                    </a:graphicData>
                  </a:graphic>
                </wp:inline>
              </w:drawing>
            </w:r>
          </w:p>
          <w:p w14:paraId="556D1C81" w14:textId="0FF519E7" w:rsidR="00620B8C" w:rsidRDefault="00620B8C" w:rsidP="00E166F3">
            <w:pPr>
              <w:pStyle w:val="DefaultStyle"/>
              <w:spacing w:after="0" w:line="100" w:lineRule="atLeast"/>
            </w:pPr>
          </w:p>
        </w:tc>
      </w:tr>
      <w:tr w:rsidR="00E166F3" w14:paraId="1D8B46BF"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9AFA90" w14:textId="78277C1A" w:rsidR="00E166F3" w:rsidRDefault="00E166F3" w:rsidP="008E1FAF">
            <w:pPr>
              <w:pStyle w:val="DefaultStyle"/>
              <w:spacing w:after="0" w:line="100" w:lineRule="atLeast"/>
            </w:pPr>
            <w:r>
              <w:lastRenderedPageBreak/>
              <w:t>Battery configuration schematic</w:t>
            </w:r>
            <w:r w:rsidR="00D528BE">
              <w:t>:</w:t>
            </w:r>
          </w:p>
        </w:tc>
      </w:tr>
      <w:tr w:rsidR="00E166F3" w14:paraId="2E0BA525"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66EB65" w14:textId="77777777" w:rsidR="00E166F3" w:rsidRDefault="00E166F3" w:rsidP="008E1FAF">
            <w:pPr>
              <w:pStyle w:val="DefaultStyle"/>
              <w:spacing w:after="0" w:line="100" w:lineRule="atLeast"/>
            </w:pPr>
          </w:p>
          <w:p w14:paraId="49CBD082" w14:textId="77777777" w:rsidR="00620B8C" w:rsidRDefault="00620B8C" w:rsidP="008E1FAF">
            <w:pPr>
              <w:pStyle w:val="DefaultStyle"/>
              <w:spacing w:after="0" w:line="100" w:lineRule="atLeast"/>
            </w:pPr>
          </w:p>
          <w:p w14:paraId="7863F71A" w14:textId="2ED8AF5A" w:rsidR="00620B8C" w:rsidRDefault="00620B8C" w:rsidP="008E1FAF">
            <w:pPr>
              <w:pStyle w:val="DefaultStyle"/>
              <w:spacing w:after="0" w:line="100" w:lineRule="atLeast"/>
            </w:pPr>
          </w:p>
        </w:tc>
      </w:tr>
      <w:tr w:rsidR="00E166F3" w14:paraId="47359CD6"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7E7405" w14:textId="0C7EF7B8" w:rsidR="00E166F3" w:rsidRDefault="00E166F3" w:rsidP="008E1FAF">
            <w:pPr>
              <w:pStyle w:val="DefaultStyle"/>
              <w:spacing w:after="0" w:line="100" w:lineRule="atLeast"/>
            </w:pPr>
            <w:r>
              <w:t>Battery protection circuit schematic</w:t>
            </w:r>
            <w:r w:rsidR="00D528BE">
              <w:t>:</w:t>
            </w:r>
          </w:p>
        </w:tc>
      </w:tr>
      <w:tr w:rsidR="00A51599" w14:paraId="0EACC94D"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219CF8" w14:textId="77777777" w:rsidR="00A51599" w:rsidRDefault="00A51599" w:rsidP="00A51599">
            <w:pPr>
              <w:pStyle w:val="DefaultStyle"/>
              <w:spacing w:after="0" w:line="100" w:lineRule="atLeast"/>
            </w:pPr>
          </w:p>
          <w:p w14:paraId="35FD147E" w14:textId="77777777" w:rsidR="00620B8C" w:rsidRDefault="00620B8C" w:rsidP="00A51599">
            <w:pPr>
              <w:pStyle w:val="DefaultStyle"/>
              <w:spacing w:after="0" w:line="100" w:lineRule="atLeast"/>
            </w:pPr>
          </w:p>
          <w:p w14:paraId="771C2B0F" w14:textId="29B23DE4" w:rsidR="00620B8C" w:rsidRDefault="00620B8C" w:rsidP="00A51599">
            <w:pPr>
              <w:pStyle w:val="DefaultStyle"/>
              <w:spacing w:after="0" w:line="100" w:lineRule="atLeast"/>
            </w:pPr>
          </w:p>
        </w:tc>
      </w:tr>
      <w:tr w:rsidR="00E166F3" w14:paraId="0A648636"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D41CDF" w14:textId="460E675C" w:rsidR="00E166F3" w:rsidRDefault="00E166F3" w:rsidP="008E1FAF">
            <w:pPr>
              <w:pStyle w:val="DefaultStyle"/>
              <w:spacing w:after="0" w:line="100" w:lineRule="atLeast"/>
            </w:pPr>
            <w:r>
              <w:t>Solar array configuration schematic</w:t>
            </w:r>
            <w:r w:rsidR="00D528BE">
              <w:t>:</w:t>
            </w:r>
          </w:p>
        </w:tc>
      </w:tr>
      <w:tr w:rsidR="00A51599" w14:paraId="79FC461E"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1CC808" w14:textId="77777777" w:rsidR="00A51599" w:rsidRDefault="00A51599" w:rsidP="00A51599">
            <w:pPr>
              <w:pStyle w:val="DefaultStyle"/>
              <w:spacing w:after="0" w:line="100" w:lineRule="atLeast"/>
            </w:pPr>
          </w:p>
          <w:p w14:paraId="7FEA7A6D" w14:textId="3AEE4DDA" w:rsidR="00620B8C" w:rsidRDefault="00620B8C" w:rsidP="00A51599">
            <w:pPr>
              <w:pStyle w:val="DefaultStyle"/>
              <w:spacing w:after="0" w:line="100" w:lineRule="atLeast"/>
            </w:pPr>
          </w:p>
          <w:p w14:paraId="632D671B" w14:textId="77777777" w:rsidR="00620B8C" w:rsidRDefault="00620B8C" w:rsidP="00A51599">
            <w:pPr>
              <w:pStyle w:val="DefaultStyle"/>
              <w:spacing w:after="0" w:line="100" w:lineRule="atLeast"/>
            </w:pPr>
          </w:p>
          <w:p w14:paraId="52253F5A" w14:textId="2956BF02" w:rsidR="00620B8C" w:rsidRDefault="00620B8C" w:rsidP="00A51599">
            <w:pPr>
              <w:pStyle w:val="DefaultStyle"/>
              <w:spacing w:after="0" w:line="100" w:lineRule="atLeast"/>
            </w:pPr>
          </w:p>
        </w:tc>
      </w:tr>
      <w:tr w:rsidR="00E166F3" w14:paraId="28620615"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7E752C" w14:textId="37B0552C" w:rsidR="00E166F3" w:rsidRDefault="00E166F3" w:rsidP="008E1FAF">
            <w:pPr>
              <w:pStyle w:val="DefaultStyle"/>
              <w:spacing w:after="0" w:line="100" w:lineRule="atLeast"/>
            </w:pPr>
            <w:r>
              <w:t>RTC or memory keep-alive battery schematic</w:t>
            </w:r>
            <w:r w:rsidR="00D528BE">
              <w:t>:</w:t>
            </w:r>
          </w:p>
        </w:tc>
      </w:tr>
      <w:tr w:rsidR="00A51599" w14:paraId="1900B21A"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E4402E" w14:textId="77777777" w:rsidR="00A51599" w:rsidRDefault="00A51599" w:rsidP="00A51599">
            <w:pPr>
              <w:pStyle w:val="DefaultStyle"/>
              <w:spacing w:after="0" w:line="100" w:lineRule="atLeast"/>
            </w:pPr>
          </w:p>
          <w:p w14:paraId="432BDCB5" w14:textId="77777777" w:rsidR="00620B8C" w:rsidRDefault="00620B8C" w:rsidP="00A51599">
            <w:pPr>
              <w:pStyle w:val="DefaultStyle"/>
              <w:spacing w:after="0" w:line="100" w:lineRule="atLeast"/>
            </w:pPr>
          </w:p>
          <w:p w14:paraId="59AB3AEE" w14:textId="2E9C7471" w:rsidR="00620B8C" w:rsidRDefault="00620B8C" w:rsidP="00A51599">
            <w:pPr>
              <w:pStyle w:val="DefaultStyle"/>
              <w:spacing w:after="0" w:line="100" w:lineRule="atLeast"/>
            </w:pPr>
          </w:p>
        </w:tc>
      </w:tr>
      <w:tr w:rsidR="008B7982" w14:paraId="5A1F4971"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901916" w14:textId="77777777" w:rsidR="008B7982" w:rsidRPr="009A7ED1" w:rsidRDefault="008B7982">
            <w:pPr>
              <w:pStyle w:val="DefaultStyle"/>
              <w:spacing w:after="0" w:line="100" w:lineRule="atLeast"/>
              <w:jc w:val="center"/>
            </w:pPr>
            <w:r>
              <w:t>System inhibits preventing premature operation</w:t>
            </w:r>
          </w:p>
        </w:tc>
      </w:tr>
      <w:tr w:rsidR="00A51599" w14:paraId="7B6FE14C"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56A7CB" w14:textId="07B716E9" w:rsidR="00A51599" w:rsidRDefault="00A51599" w:rsidP="006E6551">
            <w:pPr>
              <w:pStyle w:val="DefaultStyle"/>
              <w:spacing w:after="0" w:line="100" w:lineRule="atLeast"/>
            </w:pPr>
            <w:r>
              <w:t>Ground leg inhibit</w:t>
            </w:r>
            <w:r w:rsidR="00D528BE">
              <w:t>:</w:t>
            </w:r>
          </w:p>
        </w:tc>
      </w:tr>
    </w:tbl>
    <w:p w14:paraId="53B2C388" w14:textId="77777777" w:rsidR="007F7025" w:rsidRDefault="007F7025">
      <w:r>
        <w:br w:type="page"/>
      </w:r>
    </w:p>
    <w:tbl>
      <w:tblPr>
        <w:tblW w:w="957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602"/>
        <w:gridCol w:w="1974"/>
      </w:tblGrid>
      <w:tr w:rsidR="00A51599" w14:paraId="168510C6"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82DFE" w14:textId="7DCA447F" w:rsidR="00A51599" w:rsidRDefault="00482E09" w:rsidP="006E6551">
            <w:pPr>
              <w:pStyle w:val="DefaultStyle"/>
              <w:spacing w:after="0" w:line="100" w:lineRule="atLeast"/>
            </w:pPr>
            <w:r>
              <w:lastRenderedPageBreak/>
              <w:t xml:space="preserve">Note that this is preventing only the ADCS + COMMS subsystems from activating. This is through a 555 timer. (OBC and camera will start before </w:t>
            </w:r>
            <w:proofErr w:type="gramStart"/>
            <w:r>
              <w:t>30 minute</w:t>
            </w:r>
            <w:proofErr w:type="gramEnd"/>
            <w:r>
              <w:t xml:space="preserve"> timer) </w:t>
            </w:r>
          </w:p>
          <w:p w14:paraId="285B4895" w14:textId="44E462C2" w:rsidR="00620B8C" w:rsidRDefault="00F34461" w:rsidP="006E6551">
            <w:pPr>
              <w:pStyle w:val="DefaultStyle"/>
              <w:spacing w:after="0" w:line="100" w:lineRule="atLeast"/>
            </w:pPr>
            <w:r>
              <w:rPr>
                <w:noProof/>
              </w:rPr>
              <w:drawing>
                <wp:inline distT="0" distB="0" distL="0" distR="0" wp14:anchorId="08AD93A8" wp14:editId="06064C15">
                  <wp:extent cx="5943600" cy="2578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8735"/>
                          </a:xfrm>
                          <a:prstGeom prst="rect">
                            <a:avLst/>
                          </a:prstGeom>
                        </pic:spPr>
                      </pic:pic>
                    </a:graphicData>
                  </a:graphic>
                </wp:inline>
              </w:drawing>
            </w:r>
          </w:p>
          <w:p w14:paraId="1BF4B9B5" w14:textId="48E23014" w:rsidR="00620B8C" w:rsidRDefault="00620B8C" w:rsidP="006E6551">
            <w:pPr>
              <w:pStyle w:val="DefaultStyle"/>
              <w:spacing w:after="0" w:line="100" w:lineRule="atLeast"/>
            </w:pPr>
          </w:p>
        </w:tc>
      </w:tr>
      <w:tr w:rsidR="00A51599" w14:paraId="6629F4E8"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24CF19" w14:textId="31692D80" w:rsidR="00A51599" w:rsidRDefault="00A51599" w:rsidP="006E6551">
            <w:pPr>
              <w:pStyle w:val="DefaultStyle"/>
              <w:spacing w:after="0" w:line="100" w:lineRule="atLeast"/>
            </w:pPr>
            <w:r w:rsidRPr="008B7982">
              <w:t>Remove before flight feature (RBF)</w:t>
            </w:r>
            <w:r w:rsidR="00D528BE">
              <w:t>:</w:t>
            </w:r>
          </w:p>
        </w:tc>
      </w:tr>
      <w:tr w:rsidR="00A51599" w14:paraId="1559E424"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BEF15F" w14:textId="15D8C3C1" w:rsidR="00A51599" w:rsidRDefault="00A51599" w:rsidP="006E6551">
            <w:pPr>
              <w:pStyle w:val="DefaultStyle"/>
              <w:spacing w:after="0" w:line="100" w:lineRule="atLeast"/>
            </w:pPr>
          </w:p>
          <w:p w14:paraId="7528ADB0" w14:textId="4F022C6F" w:rsidR="00620B8C" w:rsidRDefault="000C0648" w:rsidP="006E6551">
            <w:pPr>
              <w:pStyle w:val="DefaultStyle"/>
              <w:spacing w:after="0" w:line="100" w:lineRule="atLeast"/>
            </w:pPr>
            <w:r>
              <w:rPr>
                <w:noProof/>
              </w:rPr>
              <w:drawing>
                <wp:inline distT="0" distB="0" distL="0" distR="0" wp14:anchorId="216F8368" wp14:editId="4E10E188">
                  <wp:extent cx="5943600" cy="2578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8735"/>
                          </a:xfrm>
                          <a:prstGeom prst="rect">
                            <a:avLst/>
                          </a:prstGeom>
                        </pic:spPr>
                      </pic:pic>
                    </a:graphicData>
                  </a:graphic>
                </wp:inline>
              </w:drawing>
            </w:r>
          </w:p>
          <w:p w14:paraId="4F23394B" w14:textId="15338958" w:rsidR="00620B8C" w:rsidRPr="008B7982" w:rsidRDefault="00620B8C" w:rsidP="006E6551">
            <w:pPr>
              <w:pStyle w:val="DefaultStyle"/>
              <w:spacing w:after="0" w:line="100" w:lineRule="atLeast"/>
            </w:pPr>
          </w:p>
        </w:tc>
      </w:tr>
      <w:tr w:rsidR="00A51599" w14:paraId="086ECA0F"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C0E71B" w14:textId="1500792F" w:rsidR="00A51599" w:rsidRDefault="00A51599" w:rsidP="006E6551">
            <w:pPr>
              <w:pStyle w:val="DefaultStyle"/>
              <w:spacing w:after="0" w:line="100" w:lineRule="atLeast"/>
            </w:pPr>
            <w:commentRangeStart w:id="33"/>
            <w:commentRangeStart w:id="34"/>
            <w:commentRangeStart w:id="35"/>
            <w:r w:rsidRPr="008B7982">
              <w:t xml:space="preserve">Location </w:t>
            </w:r>
            <w:commentRangeEnd w:id="33"/>
            <w:r w:rsidR="008C421C">
              <w:rPr>
                <w:rStyle w:val="CommentReference"/>
              </w:rPr>
              <w:commentReference w:id="33"/>
            </w:r>
            <w:commentRangeEnd w:id="34"/>
            <w:r w:rsidR="004C1D0D">
              <w:rPr>
                <w:rStyle w:val="CommentReference"/>
              </w:rPr>
              <w:commentReference w:id="34"/>
            </w:r>
            <w:commentRangeEnd w:id="35"/>
            <w:r w:rsidR="00CD4A61">
              <w:rPr>
                <w:rStyle w:val="CommentReference"/>
              </w:rPr>
              <w:commentReference w:id="35"/>
            </w:r>
            <w:r w:rsidRPr="008B7982">
              <w:t>of e</w:t>
            </w:r>
            <w:r>
              <w:t xml:space="preserve">ach inhibit (deploy switch and </w:t>
            </w:r>
            <w:r w:rsidRPr="008B7982">
              <w:t>RBF) on the vehicle structure</w:t>
            </w:r>
            <w:r w:rsidR="00D528BE">
              <w:t>:</w:t>
            </w:r>
          </w:p>
        </w:tc>
      </w:tr>
      <w:tr w:rsidR="00A938C3" w14:paraId="096FC840"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28D745" w14:textId="4D790CF1" w:rsidR="00A938C3" w:rsidRDefault="00DB311E" w:rsidP="006E6551">
            <w:pPr>
              <w:pStyle w:val="DefaultStyle"/>
              <w:spacing w:after="0" w:line="100" w:lineRule="atLeast"/>
            </w:pPr>
            <w:del w:id="36" w:author="Michael Ganotaki" w:date="2020-10-07T23:59:00Z">
              <w:r w:rsidDel="00B15B73">
                <w:rPr>
                  <w:noProof/>
                </w:rPr>
                <w:lastRenderedPageBreak/>
                <w:drawing>
                  <wp:inline distT="0" distB="0" distL="0" distR="0" wp14:anchorId="361579A9" wp14:editId="37F26838">
                    <wp:extent cx="5943600" cy="3177540"/>
                    <wp:effectExtent l="0" t="0" r="0" b="3810"/>
                    <wp:docPr id="26" name="Picture 2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F_label.jpg"/>
                            <pic:cNvPicPr/>
                          </pic:nvPicPr>
                          <pic:blipFill>
                            <a:blip r:embed="rId35"/>
                            <a:stretch>
                              <a:fillRect/>
                            </a:stretch>
                          </pic:blipFill>
                          <pic:spPr>
                            <a:xfrm>
                              <a:off x="0" y="0"/>
                              <a:ext cx="5943600" cy="3177540"/>
                            </a:xfrm>
                            <a:prstGeom prst="rect">
                              <a:avLst/>
                            </a:prstGeom>
                          </pic:spPr>
                        </pic:pic>
                      </a:graphicData>
                    </a:graphic>
                  </wp:inline>
                </w:drawing>
              </w:r>
            </w:del>
          </w:p>
          <w:p w14:paraId="346DA65A" w14:textId="2155575E" w:rsidR="00620B8C" w:rsidRDefault="00B15B73" w:rsidP="006E6551">
            <w:pPr>
              <w:pStyle w:val="DefaultStyle"/>
              <w:spacing w:after="0" w:line="100" w:lineRule="atLeast"/>
            </w:pPr>
            <w:ins w:id="37" w:author="Michael Ganotaki" w:date="2020-10-08T00:00:00Z">
              <w:r>
                <w:rPr>
                  <w:noProof/>
                </w:rPr>
                <w:lastRenderedPageBreak/>
                <mc:AlternateContent>
                  <mc:Choice Requires="wps">
                    <w:drawing>
                      <wp:anchor distT="0" distB="0" distL="114300" distR="114300" simplePos="0" relativeHeight="251684864" behindDoc="0" locked="0" layoutInCell="1" allowOverlap="1" wp14:anchorId="539D8EDA" wp14:editId="7F445F57">
                        <wp:simplePos x="0" y="0"/>
                        <wp:positionH relativeFrom="column">
                          <wp:posOffset>2339164</wp:posOffset>
                        </wp:positionH>
                        <wp:positionV relativeFrom="paragraph">
                          <wp:posOffset>3832771</wp:posOffset>
                        </wp:positionV>
                        <wp:extent cx="797442" cy="350875"/>
                        <wp:effectExtent l="0" t="0" r="22225" b="11430"/>
                        <wp:wrapNone/>
                        <wp:docPr id="53" name="Text Box 53"/>
                        <wp:cNvGraphicFramePr/>
                        <a:graphic xmlns:a="http://schemas.openxmlformats.org/drawingml/2006/main">
                          <a:graphicData uri="http://schemas.microsoft.com/office/word/2010/wordprocessingShape">
                            <wps:wsp>
                              <wps:cNvSpPr txBox="1"/>
                              <wps:spPr>
                                <a:xfrm>
                                  <a:off x="0" y="0"/>
                                  <a:ext cx="797442" cy="350875"/>
                                </a:xfrm>
                                <a:prstGeom prst="rect">
                                  <a:avLst/>
                                </a:prstGeom>
                                <a:solidFill>
                                  <a:schemeClr val="bg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D7EB7E4" w14:textId="7C9606D0" w:rsidR="00B15B73" w:rsidRPr="00493E02" w:rsidRDefault="00B15B73" w:rsidP="00B15B73">
                                    <w:pPr>
                                      <w:rPr>
                                        <w:sz w:val="24"/>
                                        <w:szCs w:val="24"/>
                                        <w:lang w:val="en-029"/>
                                        <w:rPrChange w:id="38" w:author="Michael Ganotaki" w:date="2020-10-07T23:51:00Z">
                                          <w:rPr/>
                                        </w:rPrChange>
                                      </w:rPr>
                                    </w:pPr>
                                    <w:r>
                                      <w:rPr>
                                        <w:sz w:val="24"/>
                                        <w:szCs w:val="24"/>
                                        <w:lang w:val="en-029"/>
                                      </w:rPr>
                                      <w:t>RBF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9D8EDA" id="_x0000_t202" coordsize="21600,21600" o:spt="202" path="m,l,21600r21600,l21600,xe">
                        <v:stroke joinstyle="miter"/>
                        <v:path gradientshapeok="t" o:connecttype="rect"/>
                      </v:shapetype>
                      <v:shape id="Text Box 53" o:spid="_x0000_s1026" type="#_x0000_t202" style="position:absolute;margin-left:184.2pt;margin-top:301.8pt;width:62.8pt;height:2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" fillcolor="#bfbfbf [2412]" strokecolor="#70ad47 [3209]" strokeweight="1pt">
                        <v:textbox>
                          <w:txbxContent>
                            <w:p w14:paraId="5D7EB7E4" w14:textId="7C9606D0" w:rsidR="00B15B73" w:rsidRPr="00493E02" w:rsidRDefault="00B15B73" w:rsidP="00B15B73">
                              <w:pPr>
                                <w:rPr>
                                  <w:sz w:val="24"/>
                                  <w:szCs w:val="24"/>
                                  <w:lang w:val="en-029"/>
                                  <w:rPrChange w:id="39" w:author="Michael Ganotaki" w:date="2020-10-07T23:51:00Z">
                                    <w:rPr/>
                                  </w:rPrChange>
                                </w:rPr>
                              </w:pPr>
                              <w:r>
                                <w:rPr>
                                  <w:sz w:val="24"/>
                                  <w:szCs w:val="24"/>
                                  <w:lang w:val="en-029"/>
                                </w:rPr>
                                <w:t>RBF Pin</w:t>
                              </w:r>
                            </w:p>
                          </w:txbxContent>
                        </v:textbox>
                      </v:shape>
                    </w:pict>
                  </mc:Fallback>
                </mc:AlternateContent>
              </w:r>
            </w:ins>
            <w:r>
              <w:rPr>
                <w:noProof/>
              </w:rPr>
              <mc:AlternateContent>
                <mc:Choice Requires="wpg">
                  <w:drawing>
                    <wp:anchor distT="0" distB="0" distL="114300" distR="114300" simplePos="0" relativeHeight="251682816" behindDoc="0" locked="0" layoutInCell="1" allowOverlap="1" wp14:anchorId="4C896B5B" wp14:editId="649A255A">
                      <wp:simplePos x="0" y="0"/>
                      <wp:positionH relativeFrom="column">
                        <wp:posOffset>2740985</wp:posOffset>
                      </wp:positionH>
                      <wp:positionV relativeFrom="paragraph">
                        <wp:posOffset>3001217</wp:posOffset>
                      </wp:positionV>
                      <wp:extent cx="533843" cy="993465"/>
                      <wp:effectExtent l="19050" t="19050" r="19050" b="35560"/>
                      <wp:wrapNone/>
                      <wp:docPr id="52" name="Group 52"/>
                      <wp:cNvGraphicFramePr/>
                      <a:graphic xmlns:a="http://schemas.openxmlformats.org/drawingml/2006/main">
                        <a:graphicData uri="http://schemas.microsoft.com/office/word/2010/wordprocessingGroup">
                          <wpg:wgp>
                            <wpg:cNvGrpSpPr/>
                            <wpg:grpSpPr>
                              <a:xfrm>
                                <a:off x="0" y="0"/>
                                <a:ext cx="533843" cy="993465"/>
                                <a:chOff x="0" y="0"/>
                                <a:chExt cx="533843" cy="993465"/>
                              </a:xfrm>
                            </wpg:grpSpPr>
                            <wps:wsp>
                              <wps:cNvPr id="50" name="Oval 50"/>
                              <wps:cNvSpPr/>
                              <wps:spPr>
                                <a:xfrm>
                                  <a:off x="106325" y="0"/>
                                  <a:ext cx="427518" cy="43251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flipH="1">
                                  <a:off x="0" y="435935"/>
                                  <a:ext cx="250825" cy="5575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61B582A" id="Group 52" o:spid="_x0000_s1026" style="position:absolute;margin-left:215.85pt;margin-top:236.3pt;width:42.05pt;height:78.25pt;z-index:251682816" coordsize="5338,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">
                      <v:oval id="Oval 50" o:spid="_x0000_s1027" style="position:absolute;left:1063;width:4275;height: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" filled="f" strokecolor="red" strokeweight="2.25pt">
                        <v:stroke joinstyle="miter"/>
                      </v:oval>
                      <v:line id="Straight Connector 51" o:spid="_x0000_s1028" style="position:absolute;flip:x;visibility:visible;mso-wrap-style:square" from="0,4359" to="2508,9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" strokecolor="red" strokeweight="3pt">
                        <v:stroke joinstyle="miter"/>
                      </v:line>
                    </v:group>
                  </w:pict>
                </mc:Fallback>
              </mc:AlternateContent>
            </w:r>
            <w:ins w:id="40" w:author="Michael Ganotaki" w:date="2020-10-07T23:59:00Z">
              <w:r>
                <w:rPr>
                  <w:noProof/>
                </w:rPr>
                <w:drawing>
                  <wp:inline distT="0" distB="0" distL="0" distR="0" wp14:anchorId="48976CDD" wp14:editId="662980F5">
                    <wp:extent cx="5943600" cy="47586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58690"/>
                            </a:xfrm>
                            <a:prstGeom prst="rect">
                              <a:avLst/>
                            </a:prstGeom>
                            <a:noFill/>
                            <a:ln>
                              <a:noFill/>
                            </a:ln>
                          </pic:spPr>
                        </pic:pic>
                      </a:graphicData>
                    </a:graphic>
                  </wp:inline>
                </w:drawing>
              </w:r>
            </w:ins>
            <w:del w:id="41" w:author="Michael Ganotaki" w:date="2020-10-07T23:56:00Z">
              <w:r w:rsidR="004C1D0D" w:rsidDel="009A37D1">
                <w:rPr>
                  <w:noProof/>
                </w:rPr>
                <w:lastRenderedPageBreak/>
                <w:drawing>
                  <wp:inline distT="0" distB="0" distL="0" distR="0" wp14:anchorId="740B02A2" wp14:editId="23C74260">
                    <wp:extent cx="5943600" cy="60648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llers.jpg"/>
                            <pic:cNvPicPr/>
                          </pic:nvPicPr>
                          <pic:blipFill>
                            <a:blip r:embed="rId37"/>
                            <a:stretch>
                              <a:fillRect/>
                            </a:stretch>
                          </pic:blipFill>
                          <pic:spPr>
                            <a:xfrm>
                              <a:off x="0" y="0"/>
                              <a:ext cx="5943600" cy="6064885"/>
                            </a:xfrm>
                            <a:prstGeom prst="rect">
                              <a:avLst/>
                            </a:prstGeom>
                          </pic:spPr>
                        </pic:pic>
                      </a:graphicData>
                    </a:graphic>
                  </wp:inline>
                </w:drawing>
              </w:r>
            </w:del>
          </w:p>
          <w:p w14:paraId="1A2273DD" w14:textId="18CF20F5" w:rsidR="00620B8C" w:rsidRDefault="00B15B73" w:rsidP="006E6551">
            <w:pPr>
              <w:pStyle w:val="DefaultStyle"/>
              <w:spacing w:after="0" w:line="100" w:lineRule="atLeast"/>
            </w:pPr>
            <w:r>
              <w:rPr>
                <w:noProof/>
              </w:rPr>
              <w:lastRenderedPageBreak/>
              <mc:AlternateContent>
                <mc:Choice Requires="wpg">
                  <w:drawing>
                    <wp:anchor distT="0" distB="0" distL="114300" distR="114300" simplePos="0" relativeHeight="251678720" behindDoc="0" locked="0" layoutInCell="1" allowOverlap="1" wp14:anchorId="5D301677" wp14:editId="50584C88">
                      <wp:simplePos x="0" y="0"/>
                      <wp:positionH relativeFrom="column">
                        <wp:posOffset>859022</wp:posOffset>
                      </wp:positionH>
                      <wp:positionV relativeFrom="paragraph">
                        <wp:posOffset>1969859</wp:posOffset>
                      </wp:positionV>
                      <wp:extent cx="4362461" cy="2351457"/>
                      <wp:effectExtent l="19050" t="19050" r="19050" b="10795"/>
                      <wp:wrapNone/>
                      <wp:docPr id="48" name="Group 48"/>
                      <wp:cNvGraphicFramePr/>
                      <a:graphic xmlns:a="http://schemas.openxmlformats.org/drawingml/2006/main">
                        <a:graphicData uri="http://schemas.microsoft.com/office/word/2010/wordprocessingGroup">
                          <wpg:wgp>
                            <wpg:cNvGrpSpPr/>
                            <wpg:grpSpPr>
                              <a:xfrm>
                                <a:off x="0" y="0"/>
                                <a:ext cx="4362461" cy="2351457"/>
                                <a:chOff x="0" y="0"/>
                                <a:chExt cx="4362461" cy="2351457"/>
                              </a:xfrm>
                            </wpg:grpSpPr>
                            <wps:wsp>
                              <wps:cNvPr id="46" name="Text Box 46"/>
                              <wps:cNvSpPr txBox="1"/>
                              <wps:spPr>
                                <a:xfrm>
                                  <a:off x="1809745" y="1777691"/>
                                  <a:ext cx="1467298" cy="573766"/>
                                </a:xfrm>
                                <a:prstGeom prst="rect">
                                  <a:avLst/>
                                </a:prstGeom>
                                <a:solidFill>
                                  <a:schemeClr val="bg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79F9558" w14:textId="282C23A0" w:rsidR="009A37D1" w:rsidRPr="00493E02" w:rsidRDefault="000A2D95" w:rsidP="009A37D1">
                                    <w:pPr>
                                      <w:rPr>
                                        <w:sz w:val="24"/>
                                        <w:szCs w:val="24"/>
                                        <w:lang w:val="en-029"/>
                                        <w:rPrChange w:id="42" w:author="Michael Ganotaki" w:date="2020-10-07T23:51:00Z">
                                          <w:rPr/>
                                        </w:rPrChange>
                                      </w:rPr>
                                    </w:pPr>
                                    <w:ins w:id="43" w:author="Michael Ganotaki" w:date="2020-10-07T23:58:00Z">
                                      <w:r>
                                        <w:rPr>
                                          <w:sz w:val="24"/>
                                          <w:szCs w:val="24"/>
                                          <w:lang w:val="en-029"/>
                                        </w:rPr>
                                        <w:t>Roller</w:t>
                                      </w:r>
                                    </w:ins>
                                    <w:ins w:id="44" w:author="Michael Ganotaki" w:date="2020-10-07T23:51:00Z">
                                      <w:r w:rsidR="009A37D1" w:rsidRPr="00291679">
                                        <w:rPr>
                                          <w:sz w:val="24"/>
                                          <w:szCs w:val="24"/>
                                          <w:lang w:val="en-029"/>
                                        </w:rPr>
                                        <w:t xml:space="preserve"> Switches</w:t>
                                      </w:r>
                                    </w:ins>
                                    <w:ins w:id="45" w:author="Michael Ganotaki" w:date="2020-10-08T00:01:00Z">
                                      <w:r w:rsidR="00973BB3">
                                        <w:rPr>
                                          <w:sz w:val="24"/>
                                          <w:szCs w:val="24"/>
                                          <w:lang w:val="en-029"/>
                                        </w:rPr>
                                        <w:t xml:space="preserve">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Group 47"/>
                              <wpg:cNvGrpSpPr/>
                              <wpg:grpSpPr>
                                <a:xfrm>
                                  <a:off x="0" y="0"/>
                                  <a:ext cx="4362461" cy="1850065"/>
                                  <a:chOff x="0" y="0"/>
                                  <a:chExt cx="4362461" cy="1850065"/>
                                </a:xfrm>
                              </wpg:grpSpPr>
                              <wps:wsp>
                                <wps:cNvPr id="40" name="Oval 40"/>
                                <wps:cNvSpPr/>
                                <wps:spPr>
                                  <a:xfrm>
                                    <a:off x="3710763" y="63795"/>
                                    <a:ext cx="651698" cy="65921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0" y="0"/>
                                    <a:ext cx="651698" cy="65921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a:off x="563526" y="563525"/>
                                    <a:ext cx="1562986" cy="128654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a:off x="2137144" y="691116"/>
                                    <a:ext cx="1743740" cy="110578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D301677" id="Group 48" o:spid="_x0000_s1027" style="position:absolute;margin-left:67.65pt;margin-top:155.1pt;width:343.5pt;height:185.15pt;z-index:251678720" coordsize="43624,2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">
                      <v:shape id="Text Box 46" o:spid="_x0000_s1028" type="#_x0000_t202" style="position:absolute;left:18097;top:17776;width:14673;height:5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" fillcolor="#bfbfbf [2412]" strokecolor="#70ad47 [3209]" strokeweight="1pt">
                        <v:textbox>
                          <w:txbxContent>
                            <w:p w14:paraId="579F9558" w14:textId="282C23A0" w:rsidR="009A37D1" w:rsidRPr="00493E02" w:rsidRDefault="000A2D95" w:rsidP="009A37D1">
                              <w:pPr>
                                <w:rPr>
                                  <w:sz w:val="24"/>
                                  <w:szCs w:val="24"/>
                                  <w:lang w:val="en-029"/>
                                  <w:rPrChange w:id="46" w:author="Michael Ganotaki" w:date="2020-10-07T23:51:00Z">
                                    <w:rPr/>
                                  </w:rPrChange>
                                </w:rPr>
                              </w:pPr>
                              <w:ins w:id="47" w:author="Michael Ganotaki" w:date="2020-10-07T23:58:00Z">
                                <w:r>
                                  <w:rPr>
                                    <w:sz w:val="24"/>
                                    <w:szCs w:val="24"/>
                                    <w:lang w:val="en-029"/>
                                  </w:rPr>
                                  <w:t>Roller</w:t>
                                </w:r>
                              </w:ins>
                              <w:ins w:id="48" w:author="Michael Ganotaki" w:date="2020-10-07T23:51:00Z">
                                <w:r w:rsidR="009A37D1" w:rsidRPr="00291679">
                                  <w:rPr>
                                    <w:sz w:val="24"/>
                                    <w:szCs w:val="24"/>
                                    <w:lang w:val="en-029"/>
                                  </w:rPr>
                                  <w:t xml:space="preserve"> Switches</w:t>
                                </w:r>
                              </w:ins>
                              <w:ins w:id="49" w:author="Michael Ganotaki" w:date="2020-10-08T00:01:00Z">
                                <w:r w:rsidR="00973BB3">
                                  <w:rPr>
                                    <w:sz w:val="24"/>
                                    <w:szCs w:val="24"/>
                                    <w:lang w:val="en-029"/>
                                  </w:rPr>
                                  <w:t xml:space="preserve"> </w:t>
                                </w:r>
                              </w:ins>
                            </w:p>
                          </w:txbxContent>
                        </v:textbox>
                      </v:shape>
                      <v:group id="Group 47" o:spid="_x0000_s1029" style="position:absolute;width:43624;height:18500" coordsize="43624,1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Oval 40" o:spid="_x0000_s1030" style="position:absolute;left:37107;top:637;width:6517;height:6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" filled="f" strokecolor="red" strokeweight="2.25pt">
                          <v:stroke joinstyle="miter"/>
                        </v:oval>
                        <v:oval id="Oval 42" o:spid="_x0000_s1031" style="position:absolute;width:6516;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" filled="f" strokecolor="red" strokeweight="2.25pt">
                          <v:stroke joinstyle="miter"/>
                        </v:oval>
                        <v:line id="Straight Connector 43" o:spid="_x0000_s1032" style="position:absolute;visibility:visible;mso-wrap-style:square" from="5635,5635" to="21265,18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" strokecolor="red" strokeweight="3pt">
                          <v:stroke joinstyle="miter"/>
                        </v:line>
                        <v:line id="Straight Connector 44" o:spid="_x0000_s1033" style="position:absolute;flip:x;visibility:visible;mso-wrap-style:square" from="21371,6911" to="38808,1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" strokecolor="red" strokeweight="3pt">
                          <v:stroke joinstyle="miter"/>
                        </v:line>
                      </v:group>
                    </v:group>
                  </w:pict>
                </mc:Fallback>
              </mc:AlternateContent>
            </w:r>
            <w:ins w:id="50" w:author="Michael Ganotaki" w:date="2020-10-07T23:56:00Z">
              <w:r w:rsidR="009A37D1">
                <w:rPr>
                  <w:noProof/>
                </w:rPr>
                <w:drawing>
                  <wp:inline distT="0" distB="0" distL="0" distR="0" wp14:anchorId="4D5E04FB" wp14:editId="6B84714E">
                    <wp:extent cx="5943600" cy="47586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58690"/>
                            </a:xfrm>
                            <a:prstGeom prst="rect">
                              <a:avLst/>
                            </a:prstGeom>
                            <a:noFill/>
                            <a:ln>
                              <a:noFill/>
                            </a:ln>
                          </pic:spPr>
                        </pic:pic>
                      </a:graphicData>
                    </a:graphic>
                  </wp:inline>
                </w:drawing>
              </w:r>
            </w:ins>
            <w:del w:id="51" w:author="Michael Ganotaki" w:date="2020-10-07T23:51:00Z">
              <w:r w:rsidR="00174790" w:rsidDel="00493E02">
                <w:rPr>
                  <w:noProof/>
                </w:rPr>
                <w:lastRenderedPageBreak/>
                <w:drawing>
                  <wp:inline distT="0" distB="0" distL="0" distR="0" wp14:anchorId="7A731D7D" wp14:editId="52FB9C7E">
                    <wp:extent cx="5943600" cy="3870960"/>
                    <wp:effectExtent l="0" t="0" r="0" b="0"/>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ploy_plunger.jpg"/>
                            <pic:cNvPicPr/>
                          </pic:nvPicPr>
                          <pic:blipFill>
                            <a:blip r:embed="rId38"/>
                            <a:stretch>
                              <a:fillRect/>
                            </a:stretch>
                          </pic:blipFill>
                          <pic:spPr>
                            <a:xfrm>
                              <a:off x="0" y="0"/>
                              <a:ext cx="5943600" cy="3870960"/>
                            </a:xfrm>
                            <a:prstGeom prst="rect">
                              <a:avLst/>
                            </a:prstGeom>
                          </pic:spPr>
                        </pic:pic>
                      </a:graphicData>
                    </a:graphic>
                  </wp:inline>
                </w:drawing>
              </w:r>
            </w:del>
          </w:p>
          <w:p w14:paraId="4B013C36" w14:textId="565938A8" w:rsidR="00174790" w:rsidRPr="008B7982" w:rsidRDefault="00493E02" w:rsidP="006E6551">
            <w:pPr>
              <w:pStyle w:val="DefaultStyle"/>
              <w:spacing w:after="0" w:line="100" w:lineRule="atLeast"/>
            </w:pPr>
            <w:r>
              <w:rPr>
                <w:noProof/>
              </w:rPr>
              <w:lastRenderedPageBreak/>
              <mc:AlternateContent>
                <mc:Choice Requires="wpg">
                  <w:drawing>
                    <wp:anchor distT="0" distB="0" distL="114300" distR="114300" simplePos="0" relativeHeight="251662336" behindDoc="0" locked="0" layoutInCell="1" allowOverlap="1" wp14:anchorId="37DF5D99" wp14:editId="3FDD8827">
                      <wp:simplePos x="0" y="0"/>
                      <wp:positionH relativeFrom="column">
                        <wp:posOffset>63795</wp:posOffset>
                      </wp:positionH>
                      <wp:positionV relativeFrom="paragraph">
                        <wp:posOffset>470668</wp:posOffset>
                      </wp:positionV>
                      <wp:extent cx="5017966" cy="3754906"/>
                      <wp:effectExtent l="0" t="19050" r="11430" b="17145"/>
                      <wp:wrapNone/>
                      <wp:docPr id="36" name="Group 36"/>
                      <wp:cNvGraphicFramePr/>
                      <a:graphic xmlns:a="http://schemas.openxmlformats.org/drawingml/2006/main">
                        <a:graphicData uri="http://schemas.microsoft.com/office/word/2010/wordprocessingGroup">
                          <wpg:wgp>
                            <wpg:cNvGrpSpPr/>
                            <wpg:grpSpPr>
                              <a:xfrm>
                                <a:off x="0" y="0"/>
                                <a:ext cx="5017966" cy="3754906"/>
                                <a:chOff x="0" y="0"/>
                                <a:chExt cx="5017966" cy="3754906"/>
                              </a:xfrm>
                            </wpg:grpSpPr>
                            <wpg:grpSp>
                              <wpg:cNvPr id="34" name="Group 34"/>
                              <wpg:cNvGrpSpPr/>
                              <wpg:grpSpPr>
                                <a:xfrm>
                                  <a:off x="423088" y="0"/>
                                  <a:ext cx="4594878" cy="3754906"/>
                                  <a:chOff x="0" y="0"/>
                                  <a:chExt cx="4594878" cy="3754906"/>
                                </a:xfrm>
                              </wpg:grpSpPr>
                              <wps:wsp>
                                <wps:cNvPr id="15" name="Oval 15"/>
                                <wps:cNvSpPr/>
                                <wps:spPr>
                                  <a:xfrm>
                                    <a:off x="839972" y="0"/>
                                    <a:ext cx="395018" cy="39501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4199860" y="3359888"/>
                                    <a:ext cx="395018" cy="39501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flipH="1">
                                    <a:off x="0" y="350874"/>
                                    <a:ext cx="914400" cy="113768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0" y="1499191"/>
                                    <a:ext cx="4223237" cy="19452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5" name="Text Box 35"/>
                              <wps:cNvSpPr txBox="1"/>
                              <wps:spPr>
                                <a:xfrm>
                                  <a:off x="0" y="1533240"/>
                                  <a:ext cx="999461" cy="808137"/>
                                </a:xfrm>
                                <a:prstGeom prst="rect">
                                  <a:avLst/>
                                </a:prstGeom>
                                <a:noFill/>
                                <a:ln w="6350">
                                  <a:noFill/>
                                </a:ln>
                              </wps:spPr>
                              <wps:txbx>
                                <w:txbxContent>
                                  <w:p w14:paraId="7751C61A" w14:textId="7D814EE6" w:rsidR="00493E02" w:rsidRPr="00493E02" w:rsidRDefault="00493E02">
                                    <w:pPr>
                                      <w:rPr>
                                        <w:sz w:val="24"/>
                                        <w:szCs w:val="24"/>
                                        <w:lang w:val="en-029"/>
                                        <w:rPrChange w:id="52" w:author="Michael Ganotaki" w:date="2020-10-07T23:51:00Z">
                                          <w:rPr/>
                                        </w:rPrChange>
                                      </w:rPr>
                                    </w:pPr>
                                    <w:r w:rsidRPr="00493E02">
                                      <w:rPr>
                                        <w:sz w:val="24"/>
                                        <w:szCs w:val="24"/>
                                        <w:lang w:val="en-029"/>
                                        <w:rPrChange w:id="53" w:author="Michael Ganotaki" w:date="2020-10-07T23:51:00Z">
                                          <w:rPr>
                                            <w:lang w:val="en-029"/>
                                          </w:rPr>
                                        </w:rPrChange>
                                      </w:rPr>
                                      <w:t>Plunger Switches</w:t>
                                    </w:r>
                                    <w:r w:rsidR="006707C6">
                                      <w:rPr>
                                        <w:sz w:val="24"/>
                                        <w:szCs w:val="24"/>
                                        <w:lang w:val="en-029"/>
                                      </w:rPr>
                                      <w:t xml:space="preserve">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DF5D99" id="Group 36" o:spid="_x0000_s1034" style="position:absolute;margin-left:5pt;margin-top:37.05pt;width:395.1pt;height:295.65pt;z-index:251662336" coordsize="50179,37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">
                      <v:group id="Group 34" o:spid="_x0000_s1035" style="position:absolute;left:4230;width:45949;height:37549" coordsize="45948,3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15" o:spid="_x0000_s1036" style="position:absolute;left:8399;width:395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" filled="f" strokecolor="red" strokeweight="3pt">
                          <v:stroke joinstyle="miter"/>
                        </v:oval>
                        <v:oval id="Oval 21" o:spid="_x0000_s1037" style="position:absolute;left:41998;top:33598;width:3950;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" filled="f" strokecolor="red" strokeweight="3pt">
                          <v:stroke joinstyle="miter"/>
                        </v:oval>
                        <v:line id="Straight Connector 24" o:spid="_x0000_s1038" style="position:absolute;flip:x;visibility:visible;mso-wrap-style:square" from="0,3508" to="9144,14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" strokecolor="red" strokeweight="3pt">
                          <v:stroke joinstyle="miter"/>
                        </v:line>
                        <v:line id="Straight Connector 31" o:spid="_x0000_s1039" style="position:absolute;visibility:visible;mso-wrap-style:square" from="0,14991" to="42232,34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" strokecolor="red" strokeweight="3pt">
                          <v:stroke joinstyle="miter"/>
                        </v:line>
                      </v:group>
                      <v:shape id="Text Box 35" o:spid="_x0000_s1040" type="#_x0000_t202" style="position:absolute;top:15332;width:9994;height:8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7751C61A" w14:textId="7D814EE6" w:rsidR="00493E02" w:rsidRPr="00493E02" w:rsidRDefault="00493E02">
                              <w:pPr>
                                <w:rPr>
                                  <w:sz w:val="24"/>
                                  <w:szCs w:val="24"/>
                                  <w:lang w:val="en-029"/>
                                  <w:rPrChange w:id="54" w:author="Michael Ganotaki" w:date="2020-10-07T23:51:00Z">
                                    <w:rPr/>
                                  </w:rPrChange>
                                </w:rPr>
                              </w:pPr>
                              <w:r w:rsidRPr="00493E02">
                                <w:rPr>
                                  <w:sz w:val="24"/>
                                  <w:szCs w:val="24"/>
                                  <w:lang w:val="en-029"/>
                                  <w:rPrChange w:id="55" w:author="Michael Ganotaki" w:date="2020-10-07T23:51:00Z">
                                    <w:rPr>
                                      <w:lang w:val="en-029"/>
                                    </w:rPr>
                                  </w:rPrChange>
                                </w:rPr>
                                <w:t>Plunger Switches</w:t>
                              </w:r>
                              <w:r w:rsidR="006707C6">
                                <w:rPr>
                                  <w:sz w:val="24"/>
                                  <w:szCs w:val="24"/>
                                  <w:lang w:val="en-029"/>
                                </w:rPr>
                                <w:t xml:space="preserve"> location</w:t>
                              </w:r>
                            </w:p>
                          </w:txbxContent>
                        </v:textbox>
                      </v:shape>
                    </v:group>
                  </w:pict>
                </mc:Fallback>
              </mc:AlternateContent>
            </w:r>
            <w:ins w:id="56" w:author="Michael Ganotaki" w:date="2020-10-07T23:49:00Z">
              <w:r>
                <w:rPr>
                  <w:noProof/>
                </w:rPr>
                <w:drawing>
                  <wp:inline distT="0" distB="0" distL="0" distR="0" wp14:anchorId="355177A7" wp14:editId="6C9CFBEA">
                    <wp:extent cx="5943600" cy="4753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inline>
                </w:drawing>
              </w:r>
            </w:ins>
          </w:p>
        </w:tc>
      </w:tr>
      <w:tr w:rsidR="00775C2C" w14:paraId="1305D685" w14:textId="77777777" w:rsidTr="007F7025">
        <w:trPr>
          <w:trHeight w:val="298"/>
          <w:jc w:val="center"/>
        </w:trPr>
        <w:tc>
          <w:tcPr>
            <w:tcW w:w="76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05AD2C" w14:textId="2E726282" w:rsidR="00775C2C" w:rsidRDefault="00775C2C" w:rsidP="006E6551">
            <w:pPr>
              <w:pStyle w:val="DefaultStyle"/>
              <w:spacing w:after="0" w:line="100" w:lineRule="atLeast"/>
              <w:rPr>
                <w:noProof/>
              </w:rPr>
            </w:pPr>
            <w:commentRangeStart w:id="57"/>
            <w:commentRangeStart w:id="58"/>
            <w:r>
              <w:rPr>
                <w:noProof/>
              </w:rPr>
              <w:lastRenderedPageBreak/>
              <w:t xml:space="preserve">Length </w:t>
            </w:r>
            <w:commentRangeEnd w:id="57"/>
            <w:r w:rsidR="008C421C">
              <w:rPr>
                <w:rStyle w:val="CommentReference"/>
              </w:rPr>
              <w:commentReference w:id="57"/>
            </w:r>
            <w:commentRangeEnd w:id="58"/>
            <w:r w:rsidR="00DB311E">
              <w:rPr>
                <w:rStyle w:val="CommentReference"/>
              </w:rPr>
              <w:commentReference w:id="58"/>
            </w:r>
            <w:r>
              <w:rPr>
                <w:noProof/>
              </w:rPr>
              <w:t>of wire between batteries &amp; 1</w:t>
            </w:r>
            <w:r w:rsidRPr="008E1FAF">
              <w:rPr>
                <w:noProof/>
                <w:vertAlign w:val="superscript"/>
              </w:rPr>
              <w:t>st</w:t>
            </w:r>
            <w:r>
              <w:rPr>
                <w:noProof/>
              </w:rPr>
              <w:t xml:space="preserve"> </w:t>
            </w:r>
            <w:r w:rsidRPr="008E1FAF">
              <w:rPr>
                <w:i/>
                <w:noProof/>
              </w:rPr>
              <w:t>electrical</w:t>
            </w:r>
            <w:r>
              <w:rPr>
                <w:noProof/>
              </w:rPr>
              <w:t xml:space="preserve"> inhibit (FET or equivalent) [in]</w:t>
            </w:r>
          </w:p>
        </w:tc>
        <w:tc>
          <w:tcPr>
            <w:tcW w:w="1974" w:type="dxa"/>
            <w:tcBorders>
              <w:top w:val="single" w:sz="4" w:space="0" w:color="00000A"/>
              <w:left w:val="single" w:sz="4" w:space="0" w:color="00000A"/>
              <w:bottom w:val="single" w:sz="4" w:space="0" w:color="00000A"/>
              <w:right w:val="single" w:sz="4" w:space="0" w:color="00000A"/>
            </w:tcBorders>
            <w:shd w:val="clear" w:color="auto" w:fill="auto"/>
          </w:tcPr>
          <w:p w14:paraId="334256B9" w14:textId="22D06A83" w:rsidR="00775C2C" w:rsidRDefault="00DB311E" w:rsidP="006E6551">
            <w:pPr>
              <w:pStyle w:val="DefaultStyle"/>
              <w:spacing w:after="0" w:line="100" w:lineRule="atLeast"/>
              <w:rPr>
                <w:noProof/>
              </w:rPr>
            </w:pPr>
            <w:r>
              <w:rPr>
                <w:noProof/>
              </w:rPr>
              <w:t>3.8 in</w:t>
            </w:r>
          </w:p>
        </w:tc>
      </w:tr>
    </w:tbl>
    <w:p w14:paraId="1D4A4D5C" w14:textId="27313AB7" w:rsidR="0014446A" w:rsidRDefault="0014446A" w:rsidP="00FA397F">
      <w:pPr>
        <w:pStyle w:val="ColorfulList-Accent11"/>
        <w:ind w:left="0"/>
      </w:pP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5647"/>
        <w:gridCol w:w="3713"/>
      </w:tblGrid>
      <w:tr w:rsidR="0014446A" w14:paraId="31EF6D00"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8686D5" w14:textId="110CEE62" w:rsidR="0014446A" w:rsidRPr="008E1FAF" w:rsidRDefault="005970C2" w:rsidP="00385F2F">
            <w:pPr>
              <w:pStyle w:val="DefaultStyle"/>
              <w:spacing w:after="0" w:line="100" w:lineRule="atLeast"/>
              <w:jc w:val="center"/>
              <w:rPr>
                <w:b/>
              </w:rPr>
            </w:pPr>
            <w:r w:rsidRPr="008E1FAF">
              <w:rPr>
                <w:b/>
              </w:rPr>
              <w:t>EPS</w:t>
            </w:r>
            <w:r w:rsidR="0014446A" w:rsidRPr="008E1FAF">
              <w:rPr>
                <w:b/>
              </w:rPr>
              <w:t xml:space="preserve"> Board</w:t>
            </w:r>
          </w:p>
        </w:tc>
      </w:tr>
      <w:tr w:rsidR="0014446A" w14:paraId="67483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3567C0"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DA06EB" w14:textId="339C00B5" w:rsidR="0014446A" w:rsidRDefault="00B422B8" w:rsidP="00385F2F">
            <w:pPr>
              <w:pStyle w:val="DefaultStyle"/>
              <w:spacing w:after="0" w:line="100" w:lineRule="atLeast"/>
            </w:pPr>
            <w:proofErr w:type="spellStart"/>
            <w:r>
              <w:t>Endurosat</w:t>
            </w:r>
            <w:proofErr w:type="spellEnd"/>
          </w:p>
        </w:tc>
      </w:tr>
      <w:tr w:rsidR="0014446A" w14:paraId="2E307B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0713CA"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8F0E9C" w14:textId="64D5170D" w:rsidR="0014446A" w:rsidRDefault="00B422B8" w:rsidP="00385F2F">
            <w:pPr>
              <w:pStyle w:val="DefaultStyle"/>
              <w:spacing w:after="0" w:line="100" w:lineRule="atLeast"/>
            </w:pPr>
            <w:r>
              <w:t xml:space="preserve">Power Module I Plus </w:t>
            </w:r>
          </w:p>
        </w:tc>
      </w:tr>
      <w:tr w:rsidR="0014446A" w14:paraId="4F38B92A"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0DD889" w14:textId="77777777" w:rsidR="0014446A" w:rsidRDefault="0014446A" w:rsidP="00385F2F">
            <w:pPr>
              <w:pStyle w:val="DefaultStyle"/>
              <w:spacing w:after="0" w:line="100" w:lineRule="atLeast"/>
              <w:jc w:val="center"/>
            </w:pPr>
            <w:r>
              <w:t>Main Power Batteries</w:t>
            </w:r>
          </w:p>
        </w:tc>
      </w:tr>
      <w:tr w:rsidR="0014446A" w14:paraId="63CBB3D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245F57"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6A79B3" w14:textId="2DEA28FE" w:rsidR="0014446A" w:rsidRDefault="00B422B8" w:rsidP="00385F2F">
            <w:pPr>
              <w:pStyle w:val="DefaultStyle"/>
              <w:spacing w:after="0" w:line="100" w:lineRule="atLeast"/>
            </w:pPr>
            <w:proofErr w:type="spellStart"/>
            <w:r>
              <w:t>Endurosat</w:t>
            </w:r>
            <w:proofErr w:type="spellEnd"/>
          </w:p>
        </w:tc>
      </w:tr>
      <w:tr w:rsidR="0014446A" w14:paraId="4922059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F7449"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DCCFF1" w14:textId="08D5F82B" w:rsidR="0014446A" w:rsidRDefault="00B422B8" w:rsidP="00385F2F">
            <w:pPr>
              <w:pStyle w:val="DefaultStyle"/>
              <w:spacing w:after="0" w:line="100" w:lineRule="atLeast"/>
            </w:pPr>
            <w:r>
              <w:t>EPS I PLUS</w:t>
            </w:r>
          </w:p>
        </w:tc>
      </w:tr>
      <w:tr w:rsidR="00A938C3" w14:paraId="1A8B923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D25D77" w14:textId="0D466FCA" w:rsidR="00A938C3" w:rsidRDefault="00A938C3" w:rsidP="00385F2F">
            <w:pPr>
              <w:pStyle w:val="DefaultStyle"/>
              <w:spacing w:after="0" w:line="100" w:lineRule="atLeast"/>
            </w:pPr>
            <w:commentRangeStart w:id="59"/>
            <w:r>
              <w:t xml:space="preserve">Date </w:t>
            </w:r>
            <w:commentRangeEnd w:id="59"/>
            <w:r w:rsidR="008C421C">
              <w:rPr>
                <w:rStyle w:val="CommentReference"/>
              </w:rPr>
              <w:commentReference w:id="59"/>
            </w:r>
            <w:r>
              <w:t>of manufacture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58463F" w14:textId="77777777" w:rsidR="00A938C3" w:rsidRDefault="00A938C3" w:rsidP="00385F2F">
            <w:pPr>
              <w:pStyle w:val="DefaultStyle"/>
              <w:spacing w:after="0" w:line="100" w:lineRule="atLeast"/>
            </w:pPr>
          </w:p>
        </w:tc>
      </w:tr>
      <w:tr w:rsidR="0014446A" w14:paraId="42045B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3DAF80" w14:textId="77777777" w:rsidR="0014446A" w:rsidRDefault="0014446A" w:rsidP="00385F2F">
            <w:pPr>
              <w:pStyle w:val="DefaultStyle"/>
              <w:spacing w:after="0" w:line="100" w:lineRule="atLeast"/>
            </w:pPr>
            <w:r>
              <w:t>Number of Packs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829114" w14:textId="139E481D" w:rsidR="0014446A" w:rsidRDefault="00B422B8" w:rsidP="00385F2F">
            <w:pPr>
              <w:pStyle w:val="DefaultStyle"/>
              <w:spacing w:after="0" w:line="100" w:lineRule="atLeast"/>
            </w:pPr>
            <w:r>
              <w:t>1</w:t>
            </w:r>
          </w:p>
        </w:tc>
      </w:tr>
      <w:tr w:rsidR="0014446A" w14:paraId="37C1E02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4A142A" w14:textId="77777777" w:rsidR="0014446A" w:rsidRDefault="0014446A" w:rsidP="00385F2F">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F45086" w14:textId="3A4146BE" w:rsidR="0014446A" w:rsidRDefault="00B422B8" w:rsidP="00385F2F">
            <w:pPr>
              <w:pStyle w:val="DefaultStyle"/>
              <w:spacing w:after="0" w:line="100" w:lineRule="atLeast"/>
            </w:pPr>
            <w:r>
              <w:t>2</w:t>
            </w:r>
          </w:p>
        </w:tc>
      </w:tr>
      <w:tr w:rsidR="00C345BB" w14:paraId="200A442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09959E" w14:textId="44E48BE9" w:rsidR="00C345BB" w:rsidRDefault="00C345BB" w:rsidP="00385F2F">
            <w:pPr>
              <w:pStyle w:val="DefaultStyle"/>
              <w:spacing w:after="0" w:line="100" w:lineRule="atLeast"/>
            </w:pPr>
            <w:r>
              <w:t>Configuration (i.e. 4s2p)</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BD6CF9" w14:textId="216B18AA" w:rsidR="00C345BB" w:rsidRDefault="009322D5" w:rsidP="00385F2F">
            <w:pPr>
              <w:pStyle w:val="DefaultStyle"/>
              <w:spacing w:after="0" w:line="100" w:lineRule="atLeast"/>
            </w:pPr>
            <w:r>
              <w:t>1s2p</w:t>
            </w:r>
          </w:p>
        </w:tc>
      </w:tr>
      <w:tr w:rsidR="00050B56" w14:paraId="0C42972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DC8A73" w14:textId="71AD8C68" w:rsidR="00050B56" w:rsidRDefault="00050B56" w:rsidP="00385F2F">
            <w:pPr>
              <w:pStyle w:val="DefaultStyle"/>
              <w:spacing w:after="0" w:line="100" w:lineRule="atLeast"/>
            </w:pPr>
            <w:r>
              <w:t>Total Energy [W-h]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B84BD8" w14:textId="2E722C45" w:rsidR="00050B56" w:rsidRDefault="00B422B8" w:rsidP="00385F2F">
            <w:pPr>
              <w:pStyle w:val="DefaultStyle"/>
              <w:spacing w:after="0" w:line="100" w:lineRule="atLeast"/>
            </w:pPr>
            <w:r>
              <w:t>10.2</w:t>
            </w:r>
          </w:p>
        </w:tc>
      </w:tr>
      <w:tr w:rsidR="00580EB2" w14:paraId="496B064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1DA5E" w14:textId="77777777" w:rsidR="00580EB2" w:rsidRDefault="00580EB2" w:rsidP="00580EB2">
            <w:pPr>
              <w:pStyle w:val="DefaultStyle"/>
              <w:spacing w:after="0" w:line="100" w:lineRule="atLeast"/>
            </w:pPr>
            <w:r>
              <w:t>Battery cell type/chemistry</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E31A0B" w14:textId="3FF4D105" w:rsidR="00580EB2" w:rsidRDefault="00B422B8" w:rsidP="00580EB2">
            <w:pPr>
              <w:pStyle w:val="DefaultStyle"/>
              <w:spacing w:after="0" w:line="100" w:lineRule="atLeast"/>
            </w:pPr>
            <w:r>
              <w:t>Li-Po</w:t>
            </w:r>
          </w:p>
        </w:tc>
      </w:tr>
      <w:tr w:rsidR="00580EB2" w14:paraId="31F6AC2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DD2D1C" w14:textId="77777777" w:rsidR="00580EB2" w:rsidRDefault="00580EB2" w:rsidP="00580EB2">
            <w:pPr>
              <w:pStyle w:val="DefaultStyle"/>
              <w:spacing w:after="0" w:line="100" w:lineRule="atLeast"/>
            </w:pPr>
            <w:r>
              <w:lastRenderedPageBreak/>
              <w:t xml:space="preserve">Cell </w:t>
            </w:r>
            <w:r w:rsidRPr="00580EB2">
              <w:t>dimen</w:t>
            </w:r>
            <w:r>
              <w:t>sion and mass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8580D" w14:textId="71141AA3" w:rsidR="00580EB2" w:rsidRDefault="00B422B8" w:rsidP="00580EB2">
            <w:pPr>
              <w:pStyle w:val="DefaultStyle"/>
              <w:spacing w:after="0" w:line="100" w:lineRule="atLeast"/>
            </w:pPr>
            <w:r>
              <w:t>96 x 90.2 mm (entire EPS board)</w:t>
            </w:r>
          </w:p>
        </w:tc>
      </w:tr>
      <w:tr w:rsidR="00E2332E" w14:paraId="2911705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368425" w14:textId="77777777" w:rsidR="00E2332E" w:rsidRDefault="00E2332E" w:rsidP="00580EB2">
            <w:pPr>
              <w:pStyle w:val="DefaultStyle"/>
              <w:spacing w:after="0" w:line="100" w:lineRule="atLeast"/>
            </w:pPr>
            <w:r w:rsidRPr="00E2332E">
              <w:t>Previous flight history of battery/cells if applicable.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785994" w14:textId="252AAD28" w:rsidR="00E2332E" w:rsidRDefault="00E2332E" w:rsidP="003673D6">
            <w:pPr>
              <w:pStyle w:val="DefaultStyle"/>
              <w:spacing w:after="0" w:line="100" w:lineRule="atLeast"/>
            </w:pPr>
          </w:p>
        </w:tc>
      </w:tr>
      <w:tr w:rsidR="00963F91" w14:paraId="4C8BE53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47DAE3" w14:textId="7A42DA53" w:rsidR="00963F91" w:rsidRPr="00E2332E" w:rsidRDefault="00963F91" w:rsidP="00580EB2">
            <w:pPr>
              <w:pStyle w:val="DefaultStyle"/>
              <w:spacing w:after="0" w:line="100" w:lineRule="atLeast"/>
            </w:pPr>
            <w:r>
              <w:t>Operational power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A517BA" w14:textId="63E536F4" w:rsidR="00963F91" w:rsidRDefault="00B422B8" w:rsidP="003673D6">
            <w:pPr>
              <w:pStyle w:val="DefaultStyle"/>
              <w:spacing w:after="0" w:line="100" w:lineRule="atLeast"/>
            </w:pPr>
            <w:r>
              <w:t>74V</w:t>
            </w:r>
          </w:p>
        </w:tc>
      </w:tr>
      <w:tr w:rsidR="00963F91" w14:paraId="5792753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534F4" w14:textId="28A6B38A" w:rsidR="00963F91" w:rsidRDefault="00963F91" w:rsidP="00580EB2">
            <w:pPr>
              <w:pStyle w:val="DefaultStyle"/>
              <w:spacing w:after="0" w:line="100" w:lineRule="atLeast"/>
            </w:pPr>
            <w:r>
              <w:t>Operational current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BD4F27" w14:textId="7503C454" w:rsidR="00963F91" w:rsidRDefault="00B422B8" w:rsidP="003673D6">
            <w:pPr>
              <w:pStyle w:val="DefaultStyle"/>
              <w:spacing w:after="0" w:line="100" w:lineRule="atLeast"/>
            </w:pPr>
            <w:r>
              <w:t xml:space="preserve">20mA </w:t>
            </w:r>
          </w:p>
        </w:tc>
      </w:tr>
      <w:tr w:rsidR="00377783" w14:paraId="7DD088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8DCFB1" w14:textId="0842E93A" w:rsidR="00377783" w:rsidRPr="00E2332E" w:rsidRDefault="00377783" w:rsidP="00377783">
            <w:pPr>
              <w:pStyle w:val="DefaultStyle"/>
              <w:spacing w:after="0" w:line="100" w:lineRule="atLeast"/>
            </w:pPr>
            <w:r>
              <w:t>Specify cell casing type (i.e. “hard” or “pouch”)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658C9F" w14:textId="2933E7ED" w:rsidR="00377783" w:rsidRDefault="009322D5" w:rsidP="003673D6">
            <w:pPr>
              <w:pStyle w:val="DefaultStyle"/>
              <w:spacing w:after="0" w:line="100" w:lineRule="atLeast"/>
            </w:pPr>
            <w:r>
              <w:t>Hard</w:t>
            </w:r>
          </w:p>
        </w:tc>
      </w:tr>
      <w:tr w:rsidR="00963F91" w14:paraId="4AB40D1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D54F7B" w14:textId="514D934A" w:rsidR="00963F91" w:rsidRDefault="00963F91" w:rsidP="00377783">
            <w:pPr>
              <w:pStyle w:val="DefaultStyle"/>
              <w:spacing w:after="0" w:line="100" w:lineRule="atLeast"/>
            </w:pPr>
            <w:r>
              <w:t>Containment method (if pouch casing is used on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570051" w14:textId="77777777" w:rsidR="00963F91" w:rsidRDefault="00963F91" w:rsidP="003673D6">
            <w:pPr>
              <w:pStyle w:val="DefaultStyle"/>
              <w:spacing w:after="0" w:line="100" w:lineRule="atLeast"/>
            </w:pPr>
          </w:p>
        </w:tc>
      </w:tr>
      <w:tr w:rsidR="00BD3855" w14:paraId="3191EB7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E99C21" w14:textId="657BAFEC" w:rsidR="00BD3855" w:rsidRDefault="00BD3855" w:rsidP="00377783">
            <w:pPr>
              <w:pStyle w:val="DefaultStyle"/>
              <w:spacing w:after="0" w:line="100" w:lineRule="atLeast"/>
            </w:pPr>
            <w:r>
              <w:t>Maximum batt</w:t>
            </w:r>
            <w:r w:rsidR="00C345BB">
              <w:t>ery temperature before failure [</w:t>
            </w:r>
            <w:r w:rsidRPr="00395148">
              <w:rPr>
                <w:rFonts w:cs="Lucida Grande"/>
                <w:color w:val="000000"/>
              </w:rPr>
              <w:t>°</w:t>
            </w:r>
            <w:r w:rsidR="00C345BB">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1743D3" w14:textId="09B6BCBA" w:rsidR="00BD3855" w:rsidRDefault="009322D5" w:rsidP="003673D6">
            <w:pPr>
              <w:pStyle w:val="DefaultStyle"/>
              <w:spacing w:after="0" w:line="100" w:lineRule="atLeast"/>
            </w:pPr>
            <w:r>
              <w:t>155</w:t>
            </w:r>
          </w:p>
        </w:tc>
      </w:tr>
      <w:tr w:rsidR="00C345BB" w14:paraId="4CCB837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402BAF" w14:textId="1BD1188C" w:rsidR="00C345BB" w:rsidRDefault="00C345BB" w:rsidP="00377783">
            <w:pPr>
              <w:pStyle w:val="DefaultStyle"/>
              <w:spacing w:after="0" w:line="100" w:lineRule="atLeast"/>
            </w:pPr>
            <w:r>
              <w:t>Material Safety Data Sheet (MSDS)</w:t>
            </w:r>
            <w:r w:rsidR="00A938C3">
              <w:t xml:space="preserve"> uploaded to the </w:t>
            </w:r>
            <w:proofErr w:type="spellStart"/>
            <w:r w:rsidR="00A938C3">
              <w:t>NanoRacks</w:t>
            </w:r>
            <w:proofErr w:type="spellEnd"/>
            <w:r w:rsidR="00A938C3">
              <w:t xml:space="preserve"> customer portal (</w:t>
            </w:r>
            <w:r>
              <w:t>dated within the last 5 years</w:t>
            </w:r>
            <w:r w:rsidR="00A938C3">
              <w:t>)</w:t>
            </w:r>
            <w:r w:rsidR="00674B87">
              <w:t xml:space="preserve">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8AF58" w14:textId="77777777" w:rsidR="00C345BB" w:rsidRDefault="00C345BB" w:rsidP="003673D6">
            <w:pPr>
              <w:pStyle w:val="DefaultStyle"/>
              <w:spacing w:after="0" w:line="100" w:lineRule="atLeast"/>
            </w:pPr>
          </w:p>
        </w:tc>
      </w:tr>
      <w:tr w:rsidR="00674B87" w14:paraId="6E95DB2D" w14:textId="77777777" w:rsidTr="00DA4659">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7946A2" w14:textId="0E88C3A7" w:rsidR="00674B87" w:rsidRDefault="00674B87" w:rsidP="00377783">
            <w:pPr>
              <w:pStyle w:val="DefaultStyle"/>
              <w:spacing w:after="0" w:line="100" w:lineRule="atLeast"/>
            </w:pPr>
            <w:r>
              <w:t xml:space="preserve">Battery Specification Sheet uploaded to the </w:t>
            </w:r>
            <w:proofErr w:type="spellStart"/>
            <w:r>
              <w:t>NanoRacks</w:t>
            </w:r>
            <w:proofErr w:type="spellEnd"/>
            <w:r>
              <w:t xml:space="preserve"> customer portal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761F5" w14:textId="0DF884C8" w:rsidR="00674B87" w:rsidRDefault="009322D5" w:rsidP="003673D6">
            <w:pPr>
              <w:pStyle w:val="DefaultStyle"/>
              <w:spacing w:after="0" w:line="100" w:lineRule="atLeast"/>
            </w:pPr>
            <w:r w:rsidRPr="00B23145">
              <w:t>https://www.endurosat.com/modules-datasheets/EPS_Datasheet_Rev1.pdf</w:t>
            </w:r>
          </w:p>
        </w:tc>
      </w:tr>
      <w:tr w:rsidR="00BD3855" w14:paraId="628F5BD3" w14:textId="77777777" w:rsidTr="00BD3855">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469357" w14:textId="7ED83AD6" w:rsidR="00BD3855" w:rsidRDefault="00BD3855" w:rsidP="00BA403D">
            <w:pPr>
              <w:pStyle w:val="DefaultStyle"/>
              <w:spacing w:after="0" w:line="100" w:lineRule="atLeast"/>
              <w:jc w:val="center"/>
            </w:pPr>
            <w:r>
              <w:t>Battery Heaters</w:t>
            </w:r>
          </w:p>
        </w:tc>
      </w:tr>
      <w:tr w:rsidR="00BD3855" w14:paraId="715AB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3C1A93" w14:textId="375CABB7" w:rsidR="00BD3855" w:rsidRDefault="00C345BB" w:rsidP="00BA403D">
            <w:pPr>
              <w:pStyle w:val="DefaultStyle"/>
              <w:spacing w:after="0" w:line="100" w:lineRule="atLeast"/>
            </w:pPr>
            <w:r>
              <w:t>Maximum heater temperature [</w:t>
            </w:r>
            <w:r w:rsidR="00BD3855" w:rsidRPr="00BA403D">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8E4ECBC" w14:textId="46F91233" w:rsidR="00BD3855" w:rsidRDefault="00BD3855" w:rsidP="00BD3855">
            <w:pPr>
              <w:pStyle w:val="DefaultStyle"/>
              <w:spacing w:after="0" w:line="100" w:lineRule="atLeast"/>
              <w:jc w:val="center"/>
            </w:pPr>
          </w:p>
        </w:tc>
      </w:tr>
      <w:tr w:rsidR="00BD3855" w14:paraId="276D05E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AE6287" w14:textId="0A871FEC" w:rsidR="00BD3855" w:rsidRDefault="00C345BB" w:rsidP="00BD3855">
            <w:pPr>
              <w:pStyle w:val="DefaultStyle"/>
              <w:spacing w:after="0" w:line="100" w:lineRule="atLeast"/>
            </w:pPr>
            <w:r>
              <w:t>Minimum heater temperature [</w:t>
            </w:r>
            <w:r w:rsidR="00BD3855"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7C06AECE" w14:textId="77777777" w:rsidR="00BD3855" w:rsidRDefault="00BD3855" w:rsidP="00BD3855">
            <w:pPr>
              <w:pStyle w:val="DefaultStyle"/>
              <w:spacing w:after="0" w:line="100" w:lineRule="atLeast"/>
              <w:jc w:val="center"/>
            </w:pPr>
          </w:p>
        </w:tc>
      </w:tr>
      <w:tr w:rsidR="00C345BB" w14:paraId="56852AF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612EB6" w14:textId="6A61C139" w:rsidR="00C345BB" w:rsidRDefault="00C345BB" w:rsidP="00BD3855">
            <w:pPr>
              <w:pStyle w:val="DefaultStyle"/>
              <w:spacing w:after="0" w:line="100" w:lineRule="atLeast"/>
            </w:pPr>
            <w:r>
              <w:t>Physical location relative to batteries [</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749D535" w14:textId="77777777" w:rsidR="00C345BB" w:rsidRDefault="00C345BB" w:rsidP="00BD3855">
            <w:pPr>
              <w:pStyle w:val="DefaultStyle"/>
              <w:spacing w:after="0" w:line="100" w:lineRule="atLeast"/>
              <w:jc w:val="center"/>
            </w:pPr>
          </w:p>
        </w:tc>
      </w:tr>
      <w:tr w:rsidR="00C345BB" w14:paraId="303975D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6B7C2" w14:textId="5A369ADE" w:rsidR="00C345BB" w:rsidRDefault="00C345BB" w:rsidP="00BD3855">
            <w:pPr>
              <w:pStyle w:val="DefaultStyle"/>
              <w:spacing w:after="0" w:line="100" w:lineRule="atLeast"/>
            </w:pPr>
            <w:r>
              <w:t xml:space="preserve">Maximum failed on temperature </w:t>
            </w:r>
            <w:r w:rsidR="00050B56">
              <w:t xml:space="preserve">of cells </w:t>
            </w:r>
            <w:r>
              <w:t>[</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04A45ABB" w14:textId="77777777" w:rsidR="00C345BB" w:rsidRDefault="00C345BB" w:rsidP="00C345BB">
            <w:pPr>
              <w:pStyle w:val="DefaultStyle"/>
              <w:spacing w:after="0" w:line="100" w:lineRule="atLeast"/>
            </w:pPr>
          </w:p>
        </w:tc>
      </w:tr>
      <w:tr w:rsidR="00580EB2" w14:paraId="4ED07AD1"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0E75F8" w14:textId="3F82CF50" w:rsidR="00580EB2" w:rsidRDefault="005970C2" w:rsidP="00580EB2">
            <w:pPr>
              <w:pStyle w:val="DefaultStyle"/>
              <w:spacing w:after="0" w:line="100" w:lineRule="atLeast"/>
              <w:jc w:val="center"/>
            </w:pPr>
            <w:r>
              <w:t>Coin or Button C</w:t>
            </w:r>
            <w:r w:rsidR="00580EB2">
              <w:t>ells</w:t>
            </w:r>
          </w:p>
        </w:tc>
      </w:tr>
      <w:tr w:rsidR="00580EB2" w14:paraId="4FD940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0487F5" w14:textId="77777777" w:rsidR="00580EB2" w:rsidRDefault="00580EB2" w:rsidP="00580EB2">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E08849" w14:textId="77777777" w:rsidR="00580EB2" w:rsidRDefault="00580EB2" w:rsidP="00580EB2">
            <w:pPr>
              <w:pStyle w:val="DefaultStyle"/>
              <w:spacing w:after="0" w:line="100" w:lineRule="atLeast"/>
            </w:pPr>
          </w:p>
        </w:tc>
      </w:tr>
      <w:tr w:rsidR="00580EB2" w14:paraId="666BDE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9B6C01" w14:textId="77777777" w:rsidR="00580EB2" w:rsidRDefault="00580EB2" w:rsidP="00580EB2">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8B41E5" w14:textId="77777777" w:rsidR="00580EB2" w:rsidRDefault="00580EB2" w:rsidP="00580EB2">
            <w:pPr>
              <w:pStyle w:val="DefaultStyle"/>
              <w:spacing w:after="0" w:line="100" w:lineRule="atLeast"/>
            </w:pPr>
          </w:p>
        </w:tc>
      </w:tr>
      <w:tr w:rsidR="00580EB2" w14:paraId="3079513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4CA564" w14:textId="77777777" w:rsidR="00580EB2" w:rsidRDefault="00580EB2" w:rsidP="00580EB2">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71D807" w14:textId="77777777" w:rsidR="00580EB2" w:rsidRDefault="00580EB2" w:rsidP="00580EB2">
            <w:pPr>
              <w:pStyle w:val="DefaultStyle"/>
              <w:spacing w:after="0" w:line="100" w:lineRule="atLeast"/>
            </w:pPr>
          </w:p>
        </w:tc>
      </w:tr>
      <w:tr w:rsidR="00DA4659" w14:paraId="38977F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833511" w14:textId="3FA782F5" w:rsidR="00DA4659" w:rsidRDefault="00DA4659" w:rsidP="00580EB2">
            <w:pPr>
              <w:pStyle w:val="DefaultStyle"/>
              <w:spacing w:after="0" w:line="100" w:lineRule="atLeast"/>
            </w:pPr>
            <w:r>
              <w:t>Schematic</w:t>
            </w:r>
            <w:r w:rsidR="00D528BE">
              <w:t>:</w:t>
            </w:r>
          </w:p>
        </w:tc>
      </w:tr>
      <w:tr w:rsidR="00DA4659" w14:paraId="7174AA3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B9D364" w14:textId="77777777" w:rsidR="00DA4659" w:rsidRDefault="00DA4659" w:rsidP="00580EB2">
            <w:pPr>
              <w:pStyle w:val="DefaultStyle"/>
              <w:spacing w:after="0" w:line="100" w:lineRule="atLeast"/>
            </w:pPr>
          </w:p>
          <w:p w14:paraId="3D206A68" w14:textId="77777777" w:rsidR="00620B8C" w:rsidRDefault="00620B8C" w:rsidP="00580EB2">
            <w:pPr>
              <w:pStyle w:val="DefaultStyle"/>
              <w:spacing w:after="0" w:line="100" w:lineRule="atLeast"/>
            </w:pPr>
          </w:p>
          <w:p w14:paraId="6885D621" w14:textId="26C3B5C1" w:rsidR="00620B8C" w:rsidRDefault="00620B8C" w:rsidP="00580EB2">
            <w:pPr>
              <w:pStyle w:val="DefaultStyle"/>
              <w:spacing w:after="0" w:line="100" w:lineRule="atLeast"/>
            </w:pPr>
          </w:p>
        </w:tc>
      </w:tr>
      <w:tr w:rsidR="008C79F0" w14:paraId="21564E3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0FB9C4" w14:textId="77777777" w:rsidR="008C79F0" w:rsidRDefault="008C79F0" w:rsidP="008C79F0">
            <w:pPr>
              <w:pStyle w:val="DefaultStyle"/>
              <w:spacing w:after="0" w:line="100" w:lineRule="atLeast"/>
              <w:jc w:val="center"/>
            </w:pPr>
            <w:r>
              <w:t xml:space="preserve">Solar </w:t>
            </w:r>
            <w:commentRangeStart w:id="60"/>
            <w:commentRangeStart w:id="61"/>
            <w:r>
              <w:t>Arrays</w:t>
            </w:r>
            <w:commentRangeEnd w:id="60"/>
            <w:r w:rsidR="00DE7C7E">
              <w:rPr>
                <w:rStyle w:val="CommentReference"/>
              </w:rPr>
              <w:commentReference w:id="60"/>
            </w:r>
            <w:commentRangeEnd w:id="61"/>
            <w:r w:rsidR="0035320B">
              <w:rPr>
                <w:rStyle w:val="CommentReference"/>
              </w:rPr>
              <w:commentReference w:id="61"/>
            </w:r>
          </w:p>
        </w:tc>
      </w:tr>
      <w:tr w:rsidR="00580EB2" w14:paraId="4035D3A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02C4A3" w14:textId="77777777" w:rsidR="00580EB2" w:rsidRDefault="008C79F0" w:rsidP="00580EB2">
            <w:pPr>
              <w:pStyle w:val="DefaultStyle"/>
              <w:spacing w:after="0" w:line="100" w:lineRule="atLeast"/>
            </w:pPr>
            <w:r>
              <w:t>Solar array 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3E46FB" w14:textId="77777777" w:rsidR="00580EB2" w:rsidRDefault="00580EB2" w:rsidP="009E482E">
            <w:pPr>
              <w:pStyle w:val="DefaultStyle"/>
              <w:spacing w:after="0" w:line="100" w:lineRule="atLeast"/>
            </w:pPr>
          </w:p>
        </w:tc>
      </w:tr>
      <w:tr w:rsidR="00580EB2" w14:paraId="40F0B5C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0506DA" w14:textId="77777777" w:rsidR="00580EB2" w:rsidRDefault="009E482E" w:rsidP="00580EB2">
            <w:pPr>
              <w:pStyle w:val="DefaultStyle"/>
              <w:spacing w:after="0" w:line="100" w:lineRule="atLeast"/>
            </w:pPr>
            <w:r>
              <w:t>Schematic showing mounting and location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E4D5F4" w14:textId="77777777" w:rsidR="00580EB2" w:rsidRDefault="00580EB2" w:rsidP="00580EB2">
            <w:pPr>
              <w:pStyle w:val="DefaultStyle"/>
              <w:spacing w:after="0" w:line="100" w:lineRule="atLeast"/>
            </w:pPr>
          </w:p>
        </w:tc>
      </w:tr>
      <w:tr w:rsidR="00580EB2" w14:paraId="77C77246"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7964DC" w14:textId="77777777" w:rsidR="00580EB2" w:rsidRDefault="009E482E" w:rsidP="00B90533">
            <w:pPr>
              <w:pStyle w:val="DefaultStyle"/>
              <w:spacing w:after="0" w:line="100" w:lineRule="atLeast"/>
            </w:pPr>
            <w:r>
              <w:t xml:space="preserve">Materials identification/configuration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1F2B27" w14:textId="77777777" w:rsidR="00580EB2" w:rsidRDefault="00580EB2" w:rsidP="00580EB2">
            <w:pPr>
              <w:pStyle w:val="DefaultStyle"/>
              <w:spacing w:after="0" w:line="100" w:lineRule="atLeast"/>
            </w:pPr>
          </w:p>
        </w:tc>
      </w:tr>
      <w:tr w:rsidR="00B90533" w14:paraId="79623A6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D1FA" w14:textId="77777777" w:rsidR="00B90533" w:rsidRDefault="00B90533" w:rsidP="00B90533">
            <w:pPr>
              <w:pStyle w:val="DefaultStyle"/>
              <w:spacing w:after="0" w:line="100" w:lineRule="atLeast"/>
            </w:pPr>
            <w:r>
              <w:t>E</w:t>
            </w:r>
            <w:r w:rsidRPr="00B90533">
              <w:t>ncapsulation/protective covering</w:t>
            </w:r>
            <w:r>
              <w:t>. Specify s</w:t>
            </w:r>
            <w:r w:rsidRPr="00B90533">
              <w:t>pr</w:t>
            </w:r>
            <w:r>
              <w:t>ay vs. manual application, and thickness of application layer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F490C" w14:textId="77777777" w:rsidR="00B90533" w:rsidRDefault="00B90533" w:rsidP="00580EB2">
            <w:pPr>
              <w:pStyle w:val="DefaultStyle"/>
              <w:spacing w:after="0" w:line="100" w:lineRule="atLeast"/>
            </w:pPr>
          </w:p>
        </w:tc>
      </w:tr>
      <w:tr w:rsidR="00DA4659" w14:paraId="2B541DF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A732C8" w14:textId="3144BC37" w:rsidR="00DA4659" w:rsidRDefault="00DA4659" w:rsidP="00580EB2">
            <w:pPr>
              <w:pStyle w:val="DefaultStyle"/>
              <w:spacing w:after="0" w:line="100" w:lineRule="atLeast"/>
            </w:pPr>
            <w:r>
              <w:t>Schematic showing mounting and location</w:t>
            </w:r>
            <w:r w:rsidR="00D528BE">
              <w:t>:</w:t>
            </w:r>
          </w:p>
        </w:tc>
      </w:tr>
      <w:tr w:rsidR="00DA4659" w14:paraId="1B73373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57207" w14:textId="5E357BC2" w:rsidR="00DA4659" w:rsidRDefault="00C17B77" w:rsidP="00580EB2">
            <w:pPr>
              <w:pStyle w:val="DefaultStyle"/>
              <w:spacing w:after="0" w:line="100" w:lineRule="atLeast"/>
            </w:pPr>
            <w:r>
              <w:rPr>
                <w:noProof/>
              </w:rPr>
              <w:lastRenderedPageBreak/>
              <w:drawing>
                <wp:inline distT="0" distB="0" distL="0" distR="0" wp14:anchorId="44D9B863" wp14:editId="1D47F680">
                  <wp:extent cx="5037666" cy="6326743"/>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ar panel v1.JPG"/>
                          <pic:cNvPicPr/>
                        </pic:nvPicPr>
                        <pic:blipFill rotWithShape="1">
                          <a:blip r:embed="rId40"/>
                          <a:srcRect l="26355" t="32333" r="46439" b="1957"/>
                          <a:stretch/>
                        </pic:blipFill>
                        <pic:spPr bwMode="auto">
                          <a:xfrm>
                            <a:off x="0" y="0"/>
                            <a:ext cx="5051625" cy="6344273"/>
                          </a:xfrm>
                          <a:prstGeom prst="rect">
                            <a:avLst/>
                          </a:prstGeom>
                          <a:ln>
                            <a:noFill/>
                          </a:ln>
                          <a:extLst>
                            <a:ext uri="{53640926-AAD7-44D8-BBD7-CCE9431645EC}">
                              <a14:shadowObscured xmlns:a14="http://schemas.microsoft.com/office/drawing/2010/main"/>
                            </a:ext>
                          </a:extLst>
                        </pic:spPr>
                      </pic:pic>
                    </a:graphicData>
                  </a:graphic>
                </wp:inline>
              </w:drawing>
            </w:r>
          </w:p>
          <w:p w14:paraId="6966AA69" w14:textId="77777777" w:rsidR="00620B8C" w:rsidRDefault="00620B8C" w:rsidP="00580EB2">
            <w:pPr>
              <w:pStyle w:val="DefaultStyle"/>
              <w:spacing w:after="0" w:line="100" w:lineRule="atLeast"/>
            </w:pPr>
          </w:p>
          <w:p w14:paraId="011EBFB0" w14:textId="5C2D9109" w:rsidR="00C17B77" w:rsidRDefault="00C17B77" w:rsidP="00580EB2">
            <w:pPr>
              <w:pStyle w:val="DefaultStyle"/>
              <w:spacing w:after="0" w:line="100" w:lineRule="atLeast"/>
            </w:pPr>
            <w:r>
              <w:t>Dimensions in millimeters</w:t>
            </w:r>
            <w:r w:rsidR="0035320B">
              <w:t>, this is used on all four sides</w:t>
            </w:r>
          </w:p>
          <w:p w14:paraId="0132F87B" w14:textId="3495A4D5" w:rsidR="00620B8C" w:rsidRDefault="00620B8C" w:rsidP="00580EB2">
            <w:pPr>
              <w:pStyle w:val="DefaultStyle"/>
              <w:spacing w:after="0" w:line="100" w:lineRule="atLeast"/>
            </w:pPr>
          </w:p>
        </w:tc>
      </w:tr>
      <w:tr w:rsidR="00DA4659" w14:paraId="5800F38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119EAB" w14:textId="52E18F8D" w:rsidR="00DA4659" w:rsidRDefault="00DA4659" w:rsidP="00580EB2">
            <w:pPr>
              <w:pStyle w:val="DefaultStyle"/>
              <w:spacing w:after="0" w:line="100" w:lineRule="atLeast"/>
            </w:pPr>
            <w:r>
              <w:t>Solar array lay-up diagram, including thicknesses of each layer</w:t>
            </w:r>
            <w:r w:rsidR="00D528BE">
              <w:t>:</w:t>
            </w:r>
          </w:p>
        </w:tc>
      </w:tr>
      <w:tr w:rsidR="00DA4659" w14:paraId="5CF54B11"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326714" w14:textId="77777777" w:rsidR="00DA4659" w:rsidRDefault="00DA4659" w:rsidP="00580EB2">
            <w:pPr>
              <w:pStyle w:val="DefaultStyle"/>
              <w:spacing w:after="0" w:line="100" w:lineRule="atLeast"/>
            </w:pPr>
          </w:p>
          <w:p w14:paraId="6EF3F763" w14:textId="0974FFE2" w:rsidR="00620B8C" w:rsidRDefault="00620B8C" w:rsidP="00580EB2">
            <w:pPr>
              <w:pStyle w:val="DefaultStyle"/>
              <w:spacing w:after="0" w:line="100" w:lineRule="atLeast"/>
            </w:pPr>
          </w:p>
          <w:p w14:paraId="68892D3B" w14:textId="77777777" w:rsidR="00620B8C" w:rsidRDefault="00620B8C" w:rsidP="00580EB2">
            <w:pPr>
              <w:pStyle w:val="DefaultStyle"/>
              <w:spacing w:after="0" w:line="100" w:lineRule="atLeast"/>
            </w:pPr>
          </w:p>
          <w:p w14:paraId="57F13E71" w14:textId="2F2D110D" w:rsidR="00620B8C" w:rsidRDefault="00620B8C" w:rsidP="00580EB2">
            <w:pPr>
              <w:pStyle w:val="DefaultStyle"/>
              <w:spacing w:after="0" w:line="100" w:lineRule="atLeast"/>
            </w:pPr>
          </w:p>
        </w:tc>
      </w:tr>
      <w:tr w:rsidR="00117FC9" w14:paraId="49B016CC"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679AF2" w14:textId="77777777" w:rsidR="00117FC9" w:rsidRDefault="00DA779B" w:rsidP="00DA779B">
            <w:pPr>
              <w:pStyle w:val="DefaultStyle"/>
              <w:spacing w:after="0" w:line="100" w:lineRule="atLeast"/>
              <w:jc w:val="center"/>
            </w:pPr>
            <w:r w:rsidRPr="00117FC9">
              <w:lastRenderedPageBreak/>
              <w:t>Battery charging system</w:t>
            </w:r>
          </w:p>
        </w:tc>
      </w:tr>
      <w:tr w:rsidR="00DA4659" w14:paraId="1104C56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8C4A22" w14:textId="3B23BDDA" w:rsidR="00DA4659" w:rsidRDefault="00DA4659" w:rsidP="00580EB2">
            <w:pPr>
              <w:pStyle w:val="DefaultStyle"/>
              <w:spacing w:after="0" w:line="100" w:lineRule="atLeast"/>
            </w:pPr>
            <w:r w:rsidRPr="00117FC9">
              <w:t>Battery charging system</w:t>
            </w:r>
            <w:r>
              <w:t xml:space="preserve"> schematic</w:t>
            </w:r>
            <w:r w:rsidR="00D528BE">
              <w:t>:</w:t>
            </w:r>
          </w:p>
        </w:tc>
      </w:tr>
      <w:tr w:rsidR="00DA4659" w14:paraId="7C216447"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92005A" w14:textId="77777777" w:rsidR="00DA4659" w:rsidRDefault="00DA4659" w:rsidP="00580EB2">
            <w:pPr>
              <w:pStyle w:val="DefaultStyle"/>
              <w:spacing w:after="0" w:line="100" w:lineRule="atLeast"/>
            </w:pPr>
          </w:p>
          <w:p w14:paraId="27CFE0FE" w14:textId="00CF1736" w:rsidR="00620B8C" w:rsidRDefault="00620B8C" w:rsidP="00580EB2">
            <w:pPr>
              <w:pStyle w:val="DefaultStyle"/>
              <w:spacing w:after="0" w:line="100" w:lineRule="atLeast"/>
            </w:pPr>
          </w:p>
          <w:p w14:paraId="23BA2D37" w14:textId="77777777" w:rsidR="00620B8C" w:rsidRDefault="00620B8C" w:rsidP="00580EB2">
            <w:pPr>
              <w:pStyle w:val="DefaultStyle"/>
              <w:spacing w:after="0" w:line="100" w:lineRule="atLeast"/>
            </w:pPr>
          </w:p>
          <w:p w14:paraId="59BB2904" w14:textId="68F8B1F5" w:rsidR="00620B8C" w:rsidRPr="00117FC9" w:rsidRDefault="00620B8C" w:rsidP="00580EB2">
            <w:pPr>
              <w:pStyle w:val="DefaultStyle"/>
              <w:spacing w:after="0" w:line="100" w:lineRule="atLeast"/>
            </w:pPr>
          </w:p>
        </w:tc>
      </w:tr>
      <w:tr w:rsidR="00E2332E" w14:paraId="2CA6D7E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16E6F2" w14:textId="77777777" w:rsidR="00E2332E" w:rsidRDefault="00E2332E" w:rsidP="00E2332E">
            <w:pPr>
              <w:pStyle w:val="DefaultStyle"/>
              <w:spacing w:after="0" w:line="100" w:lineRule="atLeast"/>
              <w:jc w:val="center"/>
            </w:pPr>
            <w:r>
              <w:t>Battery protection system</w:t>
            </w:r>
          </w:p>
        </w:tc>
      </w:tr>
      <w:tr w:rsidR="00DA4659" w14:paraId="1E44E5C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7F8603" w14:textId="1339041E" w:rsidR="00DA4659" w:rsidRDefault="00DA4659" w:rsidP="009E482E">
            <w:pPr>
              <w:pStyle w:val="DefaultStyle"/>
              <w:spacing w:after="0" w:line="100" w:lineRule="atLeast"/>
            </w:pPr>
            <w:r>
              <w:t>Battery protection circuit schematic</w:t>
            </w:r>
            <w:r w:rsidR="00D528BE">
              <w:t>:</w:t>
            </w:r>
          </w:p>
        </w:tc>
      </w:tr>
      <w:tr w:rsidR="00DA4659" w14:paraId="5907CC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8C799E" w14:textId="77777777" w:rsidR="00DA4659" w:rsidRDefault="00DA4659" w:rsidP="009E482E">
            <w:pPr>
              <w:pStyle w:val="DefaultStyle"/>
              <w:spacing w:after="0" w:line="100" w:lineRule="atLeast"/>
            </w:pPr>
          </w:p>
          <w:p w14:paraId="3CEE988C" w14:textId="77777777" w:rsidR="00620B8C" w:rsidRDefault="00620B8C" w:rsidP="009E482E">
            <w:pPr>
              <w:pStyle w:val="DefaultStyle"/>
              <w:spacing w:after="0" w:line="100" w:lineRule="atLeast"/>
            </w:pPr>
          </w:p>
          <w:p w14:paraId="168F5E82" w14:textId="77777777" w:rsidR="00620B8C" w:rsidRDefault="00620B8C" w:rsidP="009E482E">
            <w:pPr>
              <w:pStyle w:val="DefaultStyle"/>
              <w:spacing w:after="0" w:line="100" w:lineRule="atLeast"/>
            </w:pPr>
          </w:p>
          <w:p w14:paraId="49ABA5E3" w14:textId="7CE92077" w:rsidR="00620B8C" w:rsidRDefault="00620B8C" w:rsidP="009E482E">
            <w:pPr>
              <w:pStyle w:val="DefaultStyle"/>
              <w:spacing w:after="0" w:line="100" w:lineRule="atLeast"/>
            </w:pPr>
          </w:p>
        </w:tc>
      </w:tr>
      <w:tr w:rsidR="009E482E" w14:paraId="6B40A292"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0B29A" w14:textId="77777777" w:rsidR="009E482E" w:rsidRDefault="009E482E" w:rsidP="009E482E">
            <w:pPr>
              <w:pStyle w:val="DefaultStyle"/>
              <w:spacing w:after="0" w:line="100" w:lineRule="atLeast"/>
              <w:jc w:val="center"/>
            </w:pPr>
            <w:r>
              <w:t>Other power systems</w:t>
            </w:r>
          </w:p>
        </w:tc>
      </w:tr>
      <w:tr w:rsidR="009E482E" w14:paraId="46A3177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A9B912" w14:textId="6830F87C" w:rsidR="009E482E" w:rsidRDefault="009E482E" w:rsidP="009E482E">
            <w:pPr>
              <w:pStyle w:val="DefaultStyle"/>
              <w:spacing w:after="0" w:line="100" w:lineRule="atLeast"/>
            </w:pPr>
            <w:r>
              <w:t>Energy storage devices, e.g. large capacitors, etc.</w:t>
            </w:r>
            <w:r w:rsidR="005970C2">
              <w:t xml:space="preserv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2DAF18" w14:textId="77777777" w:rsidR="009E482E" w:rsidRDefault="009E482E" w:rsidP="009E482E">
            <w:pPr>
              <w:pStyle w:val="DefaultStyle"/>
              <w:spacing w:after="0" w:line="100" w:lineRule="atLeast"/>
            </w:pPr>
          </w:p>
        </w:tc>
      </w:tr>
      <w:tr w:rsidR="005970C2" w14:paraId="3F1AC3A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1A2A53" w14:textId="00D1371D" w:rsidR="005970C2" w:rsidRDefault="005970C2" w:rsidP="009E482E">
            <w:pPr>
              <w:pStyle w:val="DefaultStyle"/>
              <w:spacing w:after="0" w:line="100" w:lineRule="atLeast"/>
            </w:pPr>
            <w:r>
              <w:t xml:space="preserve">Is it an alternative energy source?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D6AF95" w14:textId="77777777" w:rsidR="005970C2" w:rsidRDefault="005970C2" w:rsidP="009E482E">
            <w:pPr>
              <w:pStyle w:val="DefaultStyle"/>
              <w:spacing w:after="0" w:line="100" w:lineRule="atLeast"/>
            </w:pPr>
          </w:p>
        </w:tc>
      </w:tr>
      <w:tr w:rsidR="005970C2" w14:paraId="20D3164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052E3A" w14:textId="5D0B24AB" w:rsidR="005970C2" w:rsidRDefault="005970C2" w:rsidP="009E482E">
            <w:pPr>
              <w:pStyle w:val="DefaultStyle"/>
              <w:spacing w:after="0" w:line="100" w:lineRule="atLeast"/>
            </w:pPr>
            <w:r>
              <w:t xml:space="preserve">If capacitor, </w:t>
            </w:r>
            <w:proofErr w:type="gramStart"/>
            <w:r>
              <w:t>ceramic</w:t>
            </w:r>
            <w:proofErr w:type="gramEnd"/>
            <w:r>
              <w:t xml:space="preserve"> or electrolyte?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CB56EF" w14:textId="77777777" w:rsidR="005970C2" w:rsidRDefault="005970C2" w:rsidP="009E482E">
            <w:pPr>
              <w:pStyle w:val="DefaultStyle"/>
              <w:spacing w:after="0" w:line="100" w:lineRule="atLeast"/>
            </w:pPr>
          </w:p>
        </w:tc>
      </w:tr>
      <w:tr w:rsidR="005970C2" w14:paraId="6224FEE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00FF34" w14:textId="7214D360" w:rsidR="005970C2" w:rsidRDefault="005970C2" w:rsidP="009E482E">
            <w:pPr>
              <w:pStyle w:val="DefaultStyle"/>
              <w:spacing w:after="0" w:line="100" w:lineRule="atLeast"/>
            </w:pPr>
            <w:r>
              <w:t xml:space="preserve">If electrolyte, wet </w:t>
            </w:r>
            <w:proofErr w:type="gramStart"/>
            <w:r>
              <w:t>tantalum</w:t>
            </w:r>
            <w:proofErr w:type="gramEnd"/>
            <w:r>
              <w:t xml:space="preserve"> or aluminum electrolyte?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4B5C69" w14:textId="77777777" w:rsidR="005970C2" w:rsidRDefault="005970C2" w:rsidP="009E482E">
            <w:pPr>
              <w:pStyle w:val="DefaultStyle"/>
              <w:spacing w:after="0" w:line="100" w:lineRule="atLeast"/>
            </w:pPr>
          </w:p>
        </w:tc>
      </w:tr>
      <w:tr w:rsidR="00DA4659" w14:paraId="52FD108B"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E6815A" w14:textId="27241014" w:rsidR="00DA4659" w:rsidRDefault="00DA4659" w:rsidP="009E482E">
            <w:pPr>
              <w:pStyle w:val="DefaultStyle"/>
              <w:spacing w:after="0" w:line="100" w:lineRule="atLeast"/>
            </w:pPr>
            <w:r>
              <w:t>If yes to any of the above, please provide the following for each component:</w:t>
            </w:r>
          </w:p>
        </w:tc>
      </w:tr>
      <w:tr w:rsidR="005970C2" w14:paraId="6BBED87E"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FE9F3A" w14:textId="25D3E388" w:rsidR="005970C2" w:rsidRDefault="005970C2" w:rsidP="009E482E">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2F3987" w14:textId="77777777" w:rsidR="005970C2" w:rsidRDefault="005970C2" w:rsidP="009E482E">
            <w:pPr>
              <w:pStyle w:val="DefaultStyle"/>
              <w:spacing w:after="0" w:line="100" w:lineRule="atLeast"/>
            </w:pPr>
          </w:p>
        </w:tc>
      </w:tr>
      <w:tr w:rsidR="005970C2" w14:paraId="7C0C1A4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09B46C" w14:textId="4CCC8EA7" w:rsidR="005970C2" w:rsidRDefault="005970C2" w:rsidP="009E482E">
            <w:pPr>
              <w:pStyle w:val="DefaultStyle"/>
              <w:spacing w:after="0" w:line="100" w:lineRule="atLeast"/>
            </w:pPr>
            <w:r>
              <w:t>Part Number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5B850D" w14:textId="77777777" w:rsidR="005970C2" w:rsidRDefault="005970C2" w:rsidP="009E482E">
            <w:pPr>
              <w:pStyle w:val="DefaultStyle"/>
              <w:spacing w:after="0" w:line="100" w:lineRule="atLeast"/>
            </w:pPr>
          </w:p>
        </w:tc>
      </w:tr>
      <w:tr w:rsidR="005970C2" w14:paraId="45749D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1A464F" w14:textId="5E8989FD" w:rsidR="005970C2" w:rsidRDefault="005970C2" w:rsidP="009E482E">
            <w:pPr>
              <w:pStyle w:val="DefaultStyle"/>
              <w:spacing w:after="0" w:line="100" w:lineRule="atLeast"/>
            </w:pPr>
            <w:r>
              <w:t xml:space="preserve">Physical dimensions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0810AC" w14:textId="77777777" w:rsidR="005970C2" w:rsidRDefault="005970C2" w:rsidP="009E482E">
            <w:pPr>
              <w:pStyle w:val="DefaultStyle"/>
              <w:spacing w:after="0" w:line="100" w:lineRule="atLeast"/>
            </w:pPr>
          </w:p>
        </w:tc>
      </w:tr>
      <w:tr w:rsidR="005970C2" w14:paraId="6BDE228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1990DC" w14:textId="43DF9F40" w:rsidR="005970C2" w:rsidRDefault="005970C2" w:rsidP="009E482E">
            <w:pPr>
              <w:pStyle w:val="DefaultStyle"/>
              <w:spacing w:after="0" w:line="100" w:lineRule="atLeast"/>
            </w:pPr>
            <w:r>
              <w:t>Description of application in system</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D718C6" w14:textId="77777777" w:rsidR="005970C2" w:rsidRDefault="005970C2" w:rsidP="009E482E">
            <w:pPr>
              <w:pStyle w:val="DefaultStyle"/>
              <w:spacing w:after="0" w:line="100" w:lineRule="atLeast"/>
            </w:pPr>
          </w:p>
        </w:tc>
      </w:tr>
      <w:tr w:rsidR="00480EC4" w14:paraId="7C975F5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2207F0" w14:textId="5FEA3D76" w:rsidR="00480EC4" w:rsidRDefault="00480EC4" w:rsidP="009E482E">
            <w:pPr>
              <w:pStyle w:val="DefaultStyle"/>
              <w:spacing w:after="0" w:line="100" w:lineRule="atLeast"/>
            </w:pPr>
            <w:r>
              <w:t>Electrical schematic</w:t>
            </w:r>
            <w:r w:rsidR="00D528BE">
              <w:t>:</w:t>
            </w:r>
          </w:p>
        </w:tc>
      </w:tr>
      <w:tr w:rsidR="00480EC4" w14:paraId="6653E8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D4911" w14:textId="77777777" w:rsidR="00480EC4" w:rsidRDefault="00480EC4" w:rsidP="009E482E">
            <w:pPr>
              <w:pStyle w:val="DefaultStyle"/>
              <w:spacing w:after="0" w:line="100" w:lineRule="atLeast"/>
            </w:pPr>
          </w:p>
          <w:p w14:paraId="777C0D6F" w14:textId="77777777" w:rsidR="00620B8C" w:rsidRDefault="00620B8C" w:rsidP="009E482E">
            <w:pPr>
              <w:pStyle w:val="DefaultStyle"/>
              <w:spacing w:after="0" w:line="100" w:lineRule="atLeast"/>
            </w:pPr>
          </w:p>
          <w:p w14:paraId="74331259" w14:textId="3D3D65ED" w:rsidR="00620B8C" w:rsidRDefault="00620B8C" w:rsidP="009E482E">
            <w:pPr>
              <w:pStyle w:val="DefaultStyle"/>
              <w:spacing w:after="0" w:line="100" w:lineRule="atLeast"/>
            </w:pPr>
          </w:p>
        </w:tc>
      </w:tr>
    </w:tbl>
    <w:p w14:paraId="79C811DC" w14:textId="77777777" w:rsidR="0014446A" w:rsidRDefault="0014446A" w:rsidP="0014446A">
      <w:pPr>
        <w:pStyle w:val="ColorfulList-Accent11"/>
      </w:pPr>
    </w:p>
    <w:p w14:paraId="0B6218C4" w14:textId="77777777" w:rsidR="009A7ED1" w:rsidRDefault="009A7ED1" w:rsidP="00DE73ED">
      <w:pPr>
        <w:pStyle w:val="Heading2"/>
      </w:pPr>
      <w:bookmarkStart w:id="62" w:name="_Toc26515467"/>
      <w:r>
        <w:t>Battery Flight Acceptance Tests</w:t>
      </w:r>
      <w:bookmarkEnd w:id="62"/>
    </w:p>
    <w:p w14:paraId="4D5CC3C9" w14:textId="69D66A76" w:rsidR="0035190A" w:rsidRDefault="008B7982" w:rsidP="0035190A">
      <w:pPr>
        <w:pStyle w:val="ColorfulList-Accent11"/>
        <w:numPr>
          <w:ilvl w:val="0"/>
          <w:numId w:val="4"/>
        </w:numPr>
      </w:pPr>
      <w:r>
        <w:t>B</w:t>
      </w:r>
      <w:r w:rsidR="0014446A">
        <w:t xml:space="preserve">attery testing </w:t>
      </w:r>
      <w:r w:rsidR="005970C2">
        <w:t xml:space="preserve">to be </w:t>
      </w:r>
      <w:r>
        <w:t xml:space="preserve">conducted </w:t>
      </w:r>
      <w:r w:rsidR="0014446A">
        <w:t xml:space="preserve">according to </w:t>
      </w:r>
      <w:proofErr w:type="spellStart"/>
      <w:r w:rsidR="0014446A">
        <w:t>NanoRacks</w:t>
      </w:r>
      <w:proofErr w:type="spellEnd"/>
      <w:r w:rsidR="0014446A">
        <w:t xml:space="preserve"> provided statement of work (SOW).</w:t>
      </w:r>
      <w:bookmarkStart w:id="63" w:name="_Toc374089717"/>
      <w:bookmarkEnd w:id="63"/>
      <w:r w:rsidR="005970C2">
        <w:t xml:space="preserve"> Please provide reference to test reports once completed.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9A7ED1" w14:paraId="11D6178E" w14:textId="77777777" w:rsidTr="008E1FAF">
        <w:trPr>
          <w:trHeight w:val="298"/>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CFD2C7" w14:textId="77777777" w:rsidR="009A7ED1" w:rsidRPr="008E1FAF" w:rsidRDefault="009A7ED1" w:rsidP="009A7ED1">
            <w:pPr>
              <w:pStyle w:val="DefaultStyle"/>
              <w:spacing w:after="0" w:line="100" w:lineRule="atLeast"/>
              <w:jc w:val="center"/>
              <w:rPr>
                <w:b/>
              </w:rPr>
            </w:pPr>
            <w:r w:rsidRPr="008E1FAF">
              <w:rPr>
                <w:b/>
              </w:rPr>
              <w:t>Flight Battery Testing</w:t>
            </w:r>
          </w:p>
        </w:tc>
      </w:tr>
      <w:tr w:rsidR="009A7ED1" w14:paraId="7AE5BE96" w14:textId="77777777" w:rsidTr="008E1FAF">
        <w:trPr>
          <w:trHeight w:val="298"/>
        </w:trPr>
        <w:tc>
          <w:tcPr>
            <w:tcW w:w="746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5D524E6B" w14:textId="77777777" w:rsidR="009A7ED1" w:rsidRDefault="009A7ED1" w:rsidP="00385F2F">
            <w:pPr>
              <w:pStyle w:val="DefaultStyle"/>
              <w:spacing w:after="0" w:line="100" w:lineRule="atLeast"/>
            </w:pPr>
            <w:r>
              <w:t>Main flight batteries</w:t>
            </w:r>
          </w:p>
        </w:tc>
        <w:tc>
          <w:tcPr>
            <w:tcW w:w="189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399742AD" w14:textId="77777777" w:rsidR="009A7ED1" w:rsidRDefault="009A7ED1" w:rsidP="00385F2F">
            <w:pPr>
              <w:pStyle w:val="DefaultStyle"/>
              <w:spacing w:after="0" w:line="100" w:lineRule="atLeast"/>
            </w:pPr>
          </w:p>
        </w:tc>
      </w:tr>
      <w:tr w:rsidR="009A7ED1" w14:paraId="6FF07919" w14:textId="77777777" w:rsidTr="008E1FAF">
        <w:trPr>
          <w:trHeight w:val="298"/>
        </w:trPr>
        <w:tc>
          <w:tcPr>
            <w:tcW w:w="746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5ACD753B" w14:textId="797FC375" w:rsidR="009A7ED1" w:rsidRDefault="009A7ED1" w:rsidP="005970C2">
            <w:pPr>
              <w:pStyle w:val="DefaultStyle"/>
              <w:spacing w:after="0" w:line="100" w:lineRule="atLeast"/>
            </w:pPr>
            <w:r>
              <w:t>Coin or button cells</w:t>
            </w:r>
            <w:r w:rsidR="005970C2">
              <w:t xml:space="preserve"> (if required)</w:t>
            </w:r>
          </w:p>
        </w:tc>
        <w:tc>
          <w:tcPr>
            <w:tcW w:w="189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17173247" w14:textId="77777777" w:rsidR="009A7ED1" w:rsidRDefault="009A7ED1" w:rsidP="00385F2F">
            <w:pPr>
              <w:pStyle w:val="DefaultStyle"/>
              <w:spacing w:after="0" w:line="100" w:lineRule="atLeast"/>
            </w:pPr>
          </w:p>
        </w:tc>
      </w:tr>
    </w:tbl>
    <w:p w14:paraId="7762B3D5" w14:textId="77777777" w:rsidR="009A7ED1" w:rsidRDefault="009A7ED1" w:rsidP="009A7ED1">
      <w:pPr>
        <w:pStyle w:val="ColorfulList-Accent11"/>
      </w:pPr>
    </w:p>
    <w:p w14:paraId="2099E70B" w14:textId="77777777" w:rsidR="0035190A" w:rsidRDefault="00BE7985" w:rsidP="0035190A">
      <w:pPr>
        <w:pStyle w:val="Heading1"/>
      </w:pPr>
      <w:bookmarkStart w:id="64" w:name="_Toc26515468"/>
      <w:r>
        <w:t>Secondary Locking Feature</w:t>
      </w:r>
      <w:bookmarkEnd w:id="64"/>
    </w:p>
    <w:p w14:paraId="4B4163CB" w14:textId="53098D47" w:rsidR="00BE7985" w:rsidRDefault="00BE7985" w:rsidP="000902A3">
      <w:r>
        <w:t xml:space="preserve">A secondary locking feature is </w:t>
      </w:r>
      <w:r w:rsidR="00FA397F">
        <w:t xml:space="preserve">required </w:t>
      </w:r>
      <w:r w:rsidR="000C4E9D" w:rsidRPr="000C4E9D">
        <w:t>for fasteners external to the CubeSat chassis</w:t>
      </w:r>
      <w:r w:rsidR="000C4E9D">
        <w:t xml:space="preserve">, that will not be held captive by the spacecraft structure and enclosure should it come loose. </w:t>
      </w:r>
      <w:proofErr w:type="spellStart"/>
      <w:r w:rsidR="005970C2">
        <w:t>LocTite</w:t>
      </w:r>
      <w:proofErr w:type="spellEnd"/>
      <w:r w:rsidR="005970C2">
        <w:t xml:space="preserve"> is an approved </w:t>
      </w:r>
      <w:r w:rsidR="005970C2">
        <w:lastRenderedPageBreak/>
        <w:t>thread locker</w:t>
      </w:r>
      <w:r w:rsidR="006473D9">
        <w:t xml:space="preserve">. </w:t>
      </w:r>
      <w:r w:rsidR="00DB442F">
        <w:t xml:space="preserve">Note: </w:t>
      </w:r>
      <w:r w:rsidR="000C4E9D">
        <w:t>Other locking compounds m</w:t>
      </w:r>
      <w:r w:rsidR="00C46B47">
        <w:t>ay</w:t>
      </w:r>
      <w:r w:rsidR="000C4E9D">
        <w:t xml:space="preserve"> be approved by </w:t>
      </w:r>
      <w:r w:rsidR="00963F91">
        <w:t>NASA</w:t>
      </w:r>
      <w:r w:rsidR="00C46B47">
        <w:t xml:space="preserve"> via </w:t>
      </w:r>
      <w:proofErr w:type="spellStart"/>
      <w:r w:rsidR="00C46B47">
        <w:t>NanoRacks</w:t>
      </w:r>
      <w:proofErr w:type="spellEnd"/>
      <w:r w:rsidR="000C4E9D">
        <w:t xml:space="preserve">. </w:t>
      </w:r>
      <w:r w:rsidR="00DB442F" w:rsidRPr="00DB442F">
        <w:t>Self-priming liquid-locking compounds</w:t>
      </w:r>
      <w:r w:rsidR="000C4E9D">
        <w:t xml:space="preserve"> are not approved.</w:t>
      </w:r>
      <w:r w:rsidR="005970C2">
        <w:t xml:space="preserve"> Please refer to the </w:t>
      </w:r>
      <w:proofErr w:type="spellStart"/>
      <w:r w:rsidR="005970C2">
        <w:t>NanoRacks</w:t>
      </w:r>
      <w:proofErr w:type="spellEnd"/>
      <w:r w:rsidR="005970C2">
        <w:t xml:space="preserve"> Customer Portal for approved procedure for the application of </w:t>
      </w:r>
      <w:proofErr w:type="spellStart"/>
      <w:r w:rsidR="005970C2">
        <w:t>LocTite</w:t>
      </w:r>
      <w:proofErr w:type="spellEnd"/>
      <w:r w:rsidR="005970C2">
        <w:t xml:space="preserve"> primer/ thread locker.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473D9" w14:paraId="1DE08B2D" w14:textId="77777777" w:rsidTr="006D457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9E3193" w14:textId="77777777" w:rsidR="006473D9" w:rsidRPr="008E1FAF" w:rsidRDefault="000C4E9D" w:rsidP="00385F2F">
            <w:pPr>
              <w:pStyle w:val="DefaultStyle"/>
              <w:spacing w:after="0" w:line="100" w:lineRule="atLeast"/>
              <w:jc w:val="center"/>
              <w:rPr>
                <w:b/>
              </w:rPr>
            </w:pPr>
            <w:r w:rsidRPr="008E1FAF">
              <w:rPr>
                <w:b/>
              </w:rPr>
              <w:t>Secondary Locking Compound Data</w:t>
            </w:r>
          </w:p>
        </w:tc>
      </w:tr>
      <w:tr w:rsidR="006473D9" w14:paraId="714873EA"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480EB8" w14:textId="01F794F5" w:rsidR="006473D9" w:rsidRDefault="00DB442F" w:rsidP="00385F2F">
            <w:pPr>
              <w:pStyle w:val="DefaultStyle"/>
              <w:spacing w:after="0" w:line="100" w:lineRule="atLeast"/>
            </w:pPr>
            <w:proofErr w:type="spellStart"/>
            <w:r>
              <w:t>LocTite</w:t>
            </w:r>
            <w:proofErr w:type="spellEnd"/>
            <w:r>
              <w:t xml:space="preserve"> p</w:t>
            </w:r>
            <w:r w:rsidR="006473D9">
              <w:t>rimer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98CB9" w14:textId="77777777" w:rsidR="006473D9" w:rsidRDefault="006473D9" w:rsidP="00385F2F">
            <w:pPr>
              <w:pStyle w:val="DefaultStyle"/>
              <w:spacing w:after="0" w:line="100" w:lineRule="atLeast"/>
            </w:pPr>
          </w:p>
        </w:tc>
      </w:tr>
      <w:tr w:rsidR="006473D9" w14:paraId="10A003E3"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93C8A1" w14:textId="121A3500" w:rsidR="006473D9" w:rsidRDefault="00DB442F" w:rsidP="00385F2F">
            <w:pPr>
              <w:pStyle w:val="DefaultStyle"/>
              <w:spacing w:after="0" w:line="100" w:lineRule="atLeast"/>
            </w:pPr>
            <w:proofErr w:type="spellStart"/>
            <w:r>
              <w:t>LocTite</w:t>
            </w:r>
            <w:proofErr w:type="spellEnd"/>
            <w:r>
              <w:t xml:space="preserve"> </w:t>
            </w:r>
            <w:r w:rsidRPr="00DB442F">
              <w:t>liquid-locking compound</w:t>
            </w:r>
            <w:r>
              <w:t xml:space="preserve">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47C43" w14:textId="77777777" w:rsidR="006473D9" w:rsidRDefault="006473D9" w:rsidP="00385F2F">
            <w:pPr>
              <w:pStyle w:val="DefaultStyle"/>
              <w:spacing w:after="0" w:line="100" w:lineRule="atLeast"/>
            </w:pPr>
          </w:p>
        </w:tc>
      </w:tr>
    </w:tbl>
    <w:p w14:paraId="65C1E45E" w14:textId="77777777" w:rsidR="000C4E9D" w:rsidRDefault="000C4E9D" w:rsidP="00BE7985"/>
    <w:p w14:paraId="1E4141D4" w14:textId="77777777" w:rsidR="003B1EEE" w:rsidRDefault="000567A3" w:rsidP="00DB442F">
      <w:pPr>
        <w:pStyle w:val="Heading1"/>
      </w:pPr>
      <w:bookmarkStart w:id="65" w:name="_Toc374089718"/>
      <w:bookmarkStart w:id="66" w:name="_Toc26515469"/>
      <w:bookmarkEnd w:id="65"/>
      <w:r>
        <w:t>Communications</w:t>
      </w:r>
      <w:r w:rsidR="003B1EEE">
        <w:t xml:space="preserve"> </w:t>
      </w:r>
      <w:r>
        <w:t>System</w:t>
      </w:r>
      <w:bookmarkEnd w:id="66"/>
    </w:p>
    <w:p w14:paraId="4887284C" w14:textId="71C26F9E" w:rsidR="003B1EEE" w:rsidRDefault="004822B8" w:rsidP="004822B8">
      <w:r>
        <w:t>P</w:t>
      </w:r>
      <w:r w:rsidRPr="004822B8">
        <w:t>rovide the</w:t>
      </w:r>
      <w:r w:rsidR="00E1249C">
        <w:t xml:space="preserve"> following</w:t>
      </w:r>
      <w:r>
        <w:t>.</w:t>
      </w:r>
      <w:r w:rsidR="006D4579">
        <w:t xml:space="preserve"> Note, all fields must be populated </w:t>
      </w:r>
      <w:proofErr w:type="gramStart"/>
      <w:r w:rsidR="006D4579">
        <w:t>in order for</w:t>
      </w:r>
      <w:proofErr w:type="gramEnd"/>
      <w:r w:rsidR="006D4579">
        <w:t xml:space="preserve"> the Radio Frequency Authorization (RFA) to be processed by JSC. If multiple transmitters/receivers on CubeSat, please duplicate the tables below as needed.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134A31" w:rsidRPr="00AA2834" w14:paraId="2567A8DF"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1B0C7" w14:textId="10DBA279" w:rsidR="00134A31" w:rsidRPr="00313281" w:rsidRDefault="00134A31" w:rsidP="00BF1B20">
            <w:pPr>
              <w:pStyle w:val="DefaultStyle"/>
              <w:spacing w:after="0" w:line="100" w:lineRule="atLeast"/>
              <w:jc w:val="center"/>
              <w:rPr>
                <w:rStyle w:val="Strong"/>
              </w:rPr>
            </w:pPr>
            <w:r>
              <w:rPr>
                <w:rStyle w:val="Strong"/>
              </w:rPr>
              <w:t>Communications Overview</w:t>
            </w:r>
          </w:p>
        </w:tc>
      </w:tr>
      <w:tr w:rsidR="00134A31" w:rsidRPr="00AA2834" w14:paraId="6FDF1DC8" w14:textId="77777777" w:rsidTr="008E1FA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DFCC4" w14:textId="44E00930" w:rsidR="00134A31" w:rsidRPr="00313281" w:rsidRDefault="00134A31" w:rsidP="008E1FAF">
            <w:pPr>
              <w:pStyle w:val="DefaultStyle"/>
              <w:spacing w:after="0" w:line="100" w:lineRule="atLeast"/>
              <w:rPr>
                <w:rStyle w:val="Strong"/>
                <w:rFonts w:asciiTheme="minorHAnsi" w:eastAsiaTheme="minorEastAsia" w:hAnsiTheme="minorHAnsi" w:cstheme="minorBidi"/>
              </w:rPr>
            </w:pPr>
            <w:r>
              <w:t>Radio Frequency License (NTIA, FCC, ITU)</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399DA566" w14:textId="0797052B" w:rsidR="00134A31" w:rsidRPr="00313281" w:rsidRDefault="00134A31" w:rsidP="00BF1B20">
            <w:pPr>
              <w:pStyle w:val="DefaultStyle"/>
              <w:spacing w:after="0" w:line="100" w:lineRule="atLeast"/>
              <w:jc w:val="center"/>
              <w:rPr>
                <w:rStyle w:val="Strong"/>
              </w:rPr>
            </w:pPr>
          </w:p>
        </w:tc>
      </w:tr>
      <w:tr w:rsidR="00134A31" w:rsidRPr="00AA2834" w14:paraId="4A6C6C46"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FA25D5" w14:textId="13D8616D" w:rsidR="00134A31" w:rsidRPr="008E1FAF" w:rsidRDefault="00134A31" w:rsidP="008E1FAF">
            <w:pPr>
              <w:pStyle w:val="DefaultStyle"/>
              <w:spacing w:after="0" w:line="100" w:lineRule="atLeast"/>
              <w:rPr>
                <w:rStyle w:val="Strong"/>
                <w:b w:val="0"/>
              </w:rPr>
            </w:pPr>
            <w:r w:rsidRPr="008E1FAF">
              <w:rPr>
                <w:rStyle w:val="Strong"/>
                <w:b w:val="0"/>
              </w:rPr>
              <w:t xml:space="preserve">CubeSat owner or operator </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168A15A1" w14:textId="121052C5" w:rsidR="00134A31" w:rsidRPr="00CA0683" w:rsidRDefault="003B6A3A" w:rsidP="00BF1B20">
            <w:pPr>
              <w:pStyle w:val="DefaultStyle"/>
              <w:spacing w:after="0" w:line="100" w:lineRule="atLeast"/>
              <w:jc w:val="center"/>
              <w:rPr>
                <w:rStyle w:val="Strong"/>
                <w:b w:val="0"/>
                <w:bCs w:val="0"/>
              </w:rPr>
            </w:pPr>
            <w:r w:rsidRPr="00CA0683">
              <w:rPr>
                <w:rStyle w:val="Strong"/>
                <w:b w:val="0"/>
                <w:bCs w:val="0"/>
              </w:rPr>
              <w:t xml:space="preserve">Dr. </w:t>
            </w:r>
            <w:proofErr w:type="spellStart"/>
            <w:r w:rsidRPr="00CA0683">
              <w:rPr>
                <w:rStyle w:val="Strong"/>
                <w:b w:val="0"/>
                <w:bCs w:val="0"/>
              </w:rPr>
              <w:t>Jayshri</w:t>
            </w:r>
            <w:proofErr w:type="spellEnd"/>
            <w:r w:rsidRPr="00CA0683">
              <w:rPr>
                <w:rStyle w:val="Strong"/>
                <w:b w:val="0"/>
                <w:bCs w:val="0"/>
              </w:rPr>
              <w:t xml:space="preserve"> </w:t>
            </w:r>
            <w:proofErr w:type="spellStart"/>
            <w:r w:rsidRPr="00CA0683">
              <w:rPr>
                <w:rStyle w:val="Strong"/>
                <w:b w:val="0"/>
                <w:bCs w:val="0"/>
              </w:rPr>
              <w:t>Sabarinathan</w:t>
            </w:r>
            <w:proofErr w:type="spellEnd"/>
          </w:p>
        </w:tc>
      </w:tr>
      <w:tr w:rsidR="00134A31" w:rsidRPr="00AA2834" w14:paraId="0A2F3317"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E27B30" w14:textId="6C2E0E02" w:rsidR="00134A31" w:rsidRPr="008E1FAF" w:rsidRDefault="00134A31" w:rsidP="00134A31">
            <w:pPr>
              <w:pStyle w:val="DefaultStyle"/>
              <w:spacing w:after="0" w:line="100" w:lineRule="atLeast"/>
              <w:rPr>
                <w:rStyle w:val="Strong"/>
                <w:b w:val="0"/>
              </w:rPr>
            </w:pPr>
            <w:r>
              <w:rPr>
                <w:rStyle w:val="Strong"/>
                <w:b w:val="0"/>
              </w:rPr>
              <w:t>Time interval from deployment to radio activation</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469CD89F" w14:textId="2D165857" w:rsidR="00134A31" w:rsidRPr="00CA0683" w:rsidRDefault="003B6A3A" w:rsidP="003B6A3A">
            <w:pPr>
              <w:pStyle w:val="DefaultStyle"/>
              <w:spacing w:after="0" w:line="100" w:lineRule="atLeast"/>
              <w:ind w:left="720"/>
              <w:rPr>
                <w:rStyle w:val="Strong"/>
                <w:b w:val="0"/>
                <w:bCs w:val="0"/>
              </w:rPr>
            </w:pPr>
            <w:r w:rsidRPr="00CA0683">
              <w:rPr>
                <w:rStyle w:val="Strong"/>
                <w:b w:val="0"/>
                <w:bCs w:val="0"/>
              </w:rPr>
              <w:t>&gt;30 minutes</w:t>
            </w:r>
          </w:p>
        </w:tc>
      </w:tr>
      <w:tr w:rsidR="00134A31" w:rsidRPr="00AA2834" w14:paraId="72852C93"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5C172" w14:textId="3EEFEEF5" w:rsidR="00134A31" w:rsidRDefault="00134A31" w:rsidP="00134A31">
            <w:pPr>
              <w:pStyle w:val="DefaultStyle"/>
              <w:spacing w:after="0" w:line="100" w:lineRule="atLeast"/>
              <w:rPr>
                <w:rStyle w:val="Strong"/>
                <w:b w:val="0"/>
              </w:rPr>
            </w:pPr>
            <w:r>
              <w:rPr>
                <w:rStyle w:val="Strong"/>
                <w:b w:val="0"/>
              </w:rPr>
              <w:t>Description of operations (how &amp; when satellite is commanded, how transmission is terminated, etc.)</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72CB0B80" w14:textId="77777777" w:rsidR="00134A31" w:rsidRPr="00CA0683" w:rsidRDefault="00134A31" w:rsidP="00BF1B20">
            <w:pPr>
              <w:pStyle w:val="DefaultStyle"/>
              <w:spacing w:after="0" w:line="100" w:lineRule="atLeast"/>
              <w:jc w:val="center"/>
              <w:rPr>
                <w:rStyle w:val="Strong"/>
                <w:b w:val="0"/>
                <w:bCs w:val="0"/>
              </w:rPr>
            </w:pPr>
          </w:p>
        </w:tc>
      </w:tr>
      <w:tr w:rsidR="00134A31" w:rsidRPr="00AA2834" w14:paraId="3EDA6099"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90EBB" w14:textId="63D4AF29" w:rsidR="00134A31" w:rsidRDefault="00134A31" w:rsidP="00134A31">
            <w:pPr>
              <w:pStyle w:val="DefaultStyle"/>
              <w:spacing w:after="0" w:line="100" w:lineRule="atLeast"/>
              <w:rPr>
                <w:rStyle w:val="Strong"/>
                <w:b w:val="0"/>
              </w:rPr>
            </w:pPr>
            <w:r>
              <w:rPr>
                <w:rStyle w:val="Strong"/>
                <w:b w:val="0"/>
              </w:rPr>
              <w:t>Expected mission duration/lifetime</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2BF70728" w14:textId="63412A33" w:rsidR="00134A31" w:rsidRPr="00CA0683" w:rsidRDefault="00E728FE" w:rsidP="00BF1B20">
            <w:pPr>
              <w:pStyle w:val="DefaultStyle"/>
              <w:spacing w:after="0" w:line="100" w:lineRule="atLeast"/>
              <w:jc w:val="center"/>
              <w:rPr>
                <w:rStyle w:val="Strong"/>
                <w:b w:val="0"/>
                <w:bCs w:val="0"/>
              </w:rPr>
            </w:pPr>
            <w:r w:rsidRPr="00CA0683">
              <w:rPr>
                <w:rStyle w:val="Strong"/>
                <w:b w:val="0"/>
                <w:bCs w:val="0"/>
              </w:rPr>
              <w:t>6 – 12 months</w:t>
            </w:r>
          </w:p>
        </w:tc>
      </w:tr>
      <w:tr w:rsidR="000567A3" w:rsidRPr="00AA2834" w14:paraId="20CE455D"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21D3FD" w14:textId="77777777" w:rsidR="000567A3" w:rsidRPr="00313281" w:rsidRDefault="00FA397F" w:rsidP="008E1FAF">
            <w:pPr>
              <w:pStyle w:val="DefaultStyle"/>
              <w:spacing w:after="0" w:line="100" w:lineRule="atLeast"/>
              <w:jc w:val="center"/>
              <w:rPr>
                <w:rStyle w:val="Strong"/>
                <w:rFonts w:asciiTheme="minorHAnsi" w:eastAsiaTheme="minorEastAsia" w:hAnsiTheme="minorHAnsi" w:cstheme="minorBidi"/>
              </w:rPr>
            </w:pPr>
            <w:r w:rsidRPr="00313281">
              <w:rPr>
                <w:rStyle w:val="Strong"/>
              </w:rPr>
              <w:t>T</w:t>
            </w:r>
            <w:r w:rsidR="001B479D" w:rsidRPr="00313281">
              <w:rPr>
                <w:rStyle w:val="Strong"/>
              </w:rPr>
              <w:t>ransmitter Specification</w:t>
            </w:r>
          </w:p>
        </w:tc>
      </w:tr>
      <w:tr w:rsidR="000567A3" w:rsidRPr="00AA2834" w14:paraId="4C1AFC2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47B9F5" w14:textId="27C22D8B" w:rsidR="000567A3" w:rsidRPr="00AA2834" w:rsidRDefault="00BF1B20" w:rsidP="00AA2834">
            <w:pPr>
              <w:pStyle w:val="DefaultStyle"/>
              <w:spacing w:after="0" w:line="100" w:lineRule="atLeast"/>
            </w:pPr>
            <w:r>
              <w:t xml:space="preserve">TX </w:t>
            </w:r>
            <w:r w:rsidR="004822B8" w:rsidRPr="00AA2834">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B5B62E" w14:textId="573F6BBE" w:rsidR="000567A3" w:rsidRPr="00AA2834" w:rsidRDefault="003B6A3A" w:rsidP="00AA2834">
            <w:pPr>
              <w:pStyle w:val="NoSpacing"/>
            </w:pPr>
            <w:proofErr w:type="spellStart"/>
            <w:r>
              <w:t>EnduroSat</w:t>
            </w:r>
            <w:proofErr w:type="spellEnd"/>
          </w:p>
        </w:tc>
      </w:tr>
      <w:tr w:rsidR="000567A3" w:rsidRPr="00AA2834" w14:paraId="114B51D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48E865" w14:textId="0B2C9CC2" w:rsidR="000567A3" w:rsidRPr="00AA2834" w:rsidRDefault="00BF1B20" w:rsidP="00AA2834">
            <w:pPr>
              <w:pStyle w:val="DefaultStyle"/>
              <w:spacing w:after="0" w:line="100" w:lineRule="atLeast"/>
            </w:pPr>
            <w:r>
              <w:t xml:space="preserve">TX </w:t>
            </w:r>
            <w:r w:rsidR="004822B8" w:rsidRPr="00AA2834">
              <w:t xml:space="preserve">Model </w:t>
            </w:r>
            <w:r>
              <w:t>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083E51" w14:textId="56D4E809" w:rsidR="000567A3" w:rsidRPr="00AA2834" w:rsidRDefault="003B6A3A" w:rsidP="00AA2834">
            <w:pPr>
              <w:pStyle w:val="NoSpacing"/>
            </w:pPr>
            <w:r>
              <w:t>UHF Transceiver Type II</w:t>
            </w:r>
          </w:p>
        </w:tc>
      </w:tr>
      <w:tr w:rsidR="00114D77" w:rsidRPr="00AA2834" w14:paraId="003CCF1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3BDF3C" w14:textId="14C5F69E" w:rsidR="00114D77" w:rsidRDefault="00A14344" w:rsidP="00AA2834">
            <w:pPr>
              <w:pStyle w:val="DefaultStyle"/>
              <w:spacing w:after="0" w:line="100" w:lineRule="atLeast"/>
            </w:pPr>
            <w:r>
              <w:t>TX Antenna 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EFB698" w14:textId="3447379B" w:rsidR="00114D77" w:rsidRPr="00AA2834" w:rsidRDefault="003B6A3A" w:rsidP="00AA2834">
            <w:pPr>
              <w:pStyle w:val="NoSpacing"/>
            </w:pPr>
            <w:proofErr w:type="spellStart"/>
            <w:r>
              <w:t>GOMspace</w:t>
            </w:r>
            <w:proofErr w:type="spellEnd"/>
          </w:p>
        </w:tc>
      </w:tr>
      <w:tr w:rsidR="00114D77" w:rsidRPr="00AA2834" w14:paraId="1BF0310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3925E4" w14:textId="5DE4AD1D" w:rsidR="00114D77" w:rsidRDefault="00114D77" w:rsidP="00AA2834">
            <w:pPr>
              <w:pStyle w:val="DefaultStyle"/>
              <w:spacing w:after="0" w:line="100" w:lineRule="atLeast"/>
            </w:pPr>
            <w:r>
              <w:t>Antenna Type: Other, dipole, helix, horn, loop, monopole, patch, phased array, reflector, slot, spiral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6F8939" w14:textId="6291B22D" w:rsidR="00114D77" w:rsidRPr="00AA2834" w:rsidRDefault="003B6A3A" w:rsidP="00AA2834">
            <w:pPr>
              <w:pStyle w:val="NoSpacing"/>
            </w:pPr>
            <w:r>
              <w:t xml:space="preserve">Canted turnstile </w:t>
            </w:r>
          </w:p>
        </w:tc>
      </w:tr>
      <w:tr w:rsidR="00A14344" w:rsidRPr="00AA2834" w14:paraId="76090532"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7C8AF2" w14:textId="54013323" w:rsidR="00A14344" w:rsidRDefault="00A14344" w:rsidP="00AA2834">
            <w:pPr>
              <w:pStyle w:val="DefaultStyle"/>
              <w:spacing w:after="0" w:line="100" w:lineRule="atLeast"/>
            </w:pPr>
            <w:r>
              <w:t>Antenna location (with respect to CubeSat body)</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EB181E" w14:textId="7A296606" w:rsidR="00A14344" w:rsidRPr="00AA2834" w:rsidRDefault="00CA0683" w:rsidP="00AA2834">
            <w:pPr>
              <w:pStyle w:val="NoSpacing"/>
            </w:pPr>
            <w:r w:rsidRPr="00CA0683">
              <w:t>96.5mm in +Y direction</w:t>
            </w:r>
          </w:p>
        </w:tc>
      </w:tr>
      <w:tr w:rsidR="00A14344" w:rsidRPr="00AA2834" w14:paraId="01DA0104"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2FC56" w14:textId="3E6C3AD7" w:rsidR="00A14344" w:rsidRDefault="00A14344" w:rsidP="00A14344">
            <w:pPr>
              <w:pStyle w:val="DefaultStyle"/>
              <w:spacing w:after="0" w:line="100" w:lineRule="atLeast"/>
            </w:pPr>
            <w:r>
              <w:t xml:space="preserve">Frequency </w:t>
            </w:r>
            <w:commentRangeStart w:id="67"/>
            <w:commentRangeStart w:id="68"/>
            <w:r>
              <w:t xml:space="preserve">Range </w:t>
            </w:r>
            <w:commentRangeEnd w:id="67"/>
            <w:r w:rsidR="00DE7C7E">
              <w:rPr>
                <w:rStyle w:val="CommentReference"/>
              </w:rPr>
              <w:commentReference w:id="67"/>
            </w:r>
            <w:commentRangeEnd w:id="68"/>
            <w:r w:rsidR="000F34DF">
              <w:rPr>
                <w:rStyle w:val="CommentReference"/>
              </w:rPr>
              <w:commentReference w:id="68"/>
            </w:r>
            <w:r>
              <w:t>Upper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B758E4" w14:textId="1EBE6918" w:rsidR="00A14344" w:rsidRPr="00AA2834" w:rsidRDefault="000F34DF" w:rsidP="00A14344">
            <w:pPr>
              <w:pStyle w:val="NoSpacing"/>
            </w:pPr>
            <w:r>
              <w:t xml:space="preserve">440 MHz </w:t>
            </w:r>
          </w:p>
        </w:tc>
      </w:tr>
      <w:tr w:rsidR="00A14344" w:rsidRPr="00AA2834" w14:paraId="776D276C"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7B59DD" w14:textId="0652CF8D" w:rsidR="00A14344" w:rsidRPr="00AA2834" w:rsidRDefault="00A14344" w:rsidP="00A14344">
            <w:pPr>
              <w:pStyle w:val="DefaultStyle"/>
              <w:spacing w:after="0" w:line="100" w:lineRule="atLeast"/>
            </w:pPr>
            <w:r>
              <w:t xml:space="preserve">Center Frequency </w:t>
            </w:r>
            <w:r w:rsidR="00620B8C">
              <w:t>(</w:t>
            </w:r>
            <w:r w:rsidR="006B4F6E">
              <w:t>after frequency coordination is</w:t>
            </w:r>
            <w:r w:rsidR="00620B8C">
              <w:t xml:space="preserve"> obtained)</w:t>
            </w:r>
            <w:r>
              <w:t xml:space="preserve">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355BE" w14:textId="0D9952E6" w:rsidR="00A14344" w:rsidRPr="00AA2834" w:rsidRDefault="000F34DF" w:rsidP="00A14344">
            <w:pPr>
              <w:pStyle w:val="NoSpacing"/>
            </w:pPr>
            <w:r>
              <w:t xml:space="preserve">435 MHz </w:t>
            </w:r>
          </w:p>
        </w:tc>
      </w:tr>
      <w:tr w:rsidR="00A14344" w:rsidRPr="00AA2834" w14:paraId="58B6943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2510BB" w14:textId="0F3FAF09" w:rsidR="00A14344" w:rsidRDefault="00A14344" w:rsidP="00A14344">
            <w:pPr>
              <w:pStyle w:val="DefaultStyle"/>
              <w:spacing w:after="0" w:line="100" w:lineRule="atLeast"/>
            </w:pPr>
            <w:r>
              <w:t>Frequency Range Lower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FFADAD" w14:textId="3FBA0255" w:rsidR="00A14344" w:rsidRPr="00AA2834" w:rsidRDefault="000F34DF" w:rsidP="00A14344">
            <w:pPr>
              <w:pStyle w:val="NoSpacing"/>
            </w:pPr>
            <w:r>
              <w:t>430 MHz</w:t>
            </w:r>
          </w:p>
        </w:tc>
      </w:tr>
      <w:tr w:rsidR="00A14344" w:rsidRPr="00AA2834" w14:paraId="0EF39E67"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8E6EBC" w14:textId="5ABF465B" w:rsidR="00A14344" w:rsidRPr="00AA2834" w:rsidRDefault="00A14344" w:rsidP="00A14344">
            <w:pPr>
              <w:pStyle w:val="DefaultStyle"/>
              <w:spacing w:after="0" w:line="100" w:lineRule="atLeast"/>
            </w:pPr>
            <w:r w:rsidRPr="00AA2834">
              <w:t>Maximum power output to antenna</w:t>
            </w:r>
            <w:r>
              <w:t xml:space="preserve"> </w:t>
            </w:r>
            <w:r w:rsidRPr="00AA2834">
              <w:t>[W]</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3AE86F" w14:textId="11F2DB96" w:rsidR="00A14344" w:rsidRPr="00AA2834" w:rsidRDefault="003B6A3A" w:rsidP="00A14344">
            <w:pPr>
              <w:pStyle w:val="NoSpacing"/>
            </w:pPr>
            <w:r>
              <w:t xml:space="preserve">1 </w:t>
            </w:r>
          </w:p>
        </w:tc>
      </w:tr>
      <w:tr w:rsidR="00A14344" w:rsidRPr="00AA2834" w14:paraId="3B3E12E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115CF2" w14:textId="576712F6" w:rsidR="00A14344" w:rsidRPr="00AA2834" w:rsidRDefault="00A14344" w:rsidP="00A14344">
            <w:pPr>
              <w:pStyle w:val="DefaultStyle"/>
              <w:spacing w:after="0" w:line="100" w:lineRule="atLeast"/>
            </w:pPr>
            <w:r w:rsidRPr="00AA2834">
              <w:t>Maximum transmitter field strength (volts/meter); assume 1 meter from the source and transmitter radiating with deployed antenna</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2792F8" w14:textId="77777777" w:rsidR="00A14344" w:rsidRPr="00AA2834" w:rsidRDefault="00A14344" w:rsidP="00A14344">
            <w:pPr>
              <w:pStyle w:val="NoSpacing"/>
            </w:pPr>
          </w:p>
        </w:tc>
      </w:tr>
      <w:tr w:rsidR="00A14344" w:rsidRPr="00AA2834" w14:paraId="41FB0280"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DC5903" w14:textId="74C06B98" w:rsidR="00A14344" w:rsidRPr="00AA2834" w:rsidRDefault="00134A31" w:rsidP="00A14344">
            <w:pPr>
              <w:pStyle w:val="NoSpacing"/>
            </w:pPr>
            <w:r>
              <w:lastRenderedPageBreak/>
              <w:t xml:space="preserve">Peak </w:t>
            </w:r>
            <w:r w:rsidR="00A14344">
              <w:t>Antenna Gain: [</w:t>
            </w:r>
            <w:proofErr w:type="spellStart"/>
            <w:r w:rsidR="00A14344">
              <w:t>dBi</w:t>
            </w:r>
            <w:proofErr w:type="spellEnd"/>
            <w:r w:rsidR="00A1434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4FAF0B" w14:textId="0EC3200A" w:rsidR="00A14344" w:rsidRPr="00AA2834" w:rsidRDefault="003B6A3A" w:rsidP="00A14344">
            <w:pPr>
              <w:pStyle w:val="NoSpacing"/>
            </w:pPr>
            <w:r>
              <w:t>1.6</w:t>
            </w:r>
          </w:p>
        </w:tc>
      </w:tr>
      <w:tr w:rsidR="00A14344" w:rsidRPr="00AA2834" w14:paraId="3C9FF6A6"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EE05EA" w14:textId="07DD51D5" w:rsidR="00A14344" w:rsidRPr="00AA2834" w:rsidRDefault="00A14344" w:rsidP="00A14344">
            <w:pPr>
              <w:pStyle w:val="NoSpacing"/>
            </w:pPr>
            <w:commentRangeStart w:id="69"/>
            <w:commentRangeStart w:id="70"/>
            <w:r>
              <w:t xml:space="preserve">Circuit </w:t>
            </w:r>
            <w:commentRangeEnd w:id="69"/>
            <w:r w:rsidR="00DE7C7E">
              <w:rPr>
                <w:rStyle w:val="CommentReference"/>
              </w:rPr>
              <w:commentReference w:id="69"/>
            </w:r>
            <w:commentRangeEnd w:id="70"/>
            <w:r w:rsidR="00055DBF">
              <w:rPr>
                <w:rStyle w:val="CommentReference"/>
              </w:rPr>
              <w:commentReference w:id="70"/>
            </w:r>
            <w:r>
              <w:t>Loss: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659F61" w14:textId="18131BB0" w:rsidR="00A14344" w:rsidRPr="00AA2834" w:rsidRDefault="00B36912" w:rsidP="00A14344">
            <w:pPr>
              <w:pStyle w:val="NoSpacing"/>
            </w:pPr>
            <w:r>
              <w:t>0.</w:t>
            </w:r>
            <w:r w:rsidR="00055DBF">
              <w:t>42</w:t>
            </w:r>
            <w:r>
              <w:t xml:space="preserve">  </w:t>
            </w:r>
          </w:p>
        </w:tc>
      </w:tr>
      <w:tr w:rsidR="00A14344" w:rsidRPr="00AA2834" w14:paraId="0CFE0E2D"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24AD25" w14:textId="731202F8" w:rsidR="00A14344" w:rsidRPr="00AA2834" w:rsidRDefault="00A14344" w:rsidP="00A14344">
            <w:pPr>
              <w:pStyle w:val="NoSpacing"/>
            </w:pPr>
            <w:r>
              <w:t xml:space="preserve">Antenna Polarization: [Other, Horizontal, </w:t>
            </w:r>
            <w:proofErr w:type="gramStart"/>
            <w:r>
              <w:t>Left Handed</w:t>
            </w:r>
            <w:proofErr w:type="gramEnd"/>
            <w:r>
              <w:t xml:space="preserve"> Elliptical, Right Handed Elliptical, Vertical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BC113" w14:textId="77777777" w:rsidR="00DE79CF" w:rsidRDefault="00DE79CF" w:rsidP="00A14344">
            <w:pPr>
              <w:pStyle w:val="NoSpacing"/>
            </w:pPr>
            <w:proofErr w:type="gramStart"/>
            <w:r>
              <w:t>Left Handed</w:t>
            </w:r>
            <w:proofErr w:type="gramEnd"/>
            <w:r>
              <w:t xml:space="preserve"> Circular When viewed from top (Away from CubeSat)</w:t>
            </w:r>
            <w:r>
              <w:br/>
            </w:r>
          </w:p>
          <w:p w14:paraId="661349AB" w14:textId="06B7260F" w:rsidR="00A14344" w:rsidRPr="00AA2834" w:rsidRDefault="00DE79CF" w:rsidP="00A14344">
            <w:pPr>
              <w:pStyle w:val="NoSpacing"/>
            </w:pPr>
            <w:proofErr w:type="gramStart"/>
            <w:r>
              <w:t>Right Handed</w:t>
            </w:r>
            <w:proofErr w:type="gramEnd"/>
            <w:r>
              <w:t xml:space="preserve"> Circular When viewed from bottom (Towards CubeSat)</w:t>
            </w:r>
          </w:p>
        </w:tc>
      </w:tr>
      <w:tr w:rsidR="00A14344" w:rsidRPr="00AA2834" w14:paraId="758C52AE"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2F4CE6" w14:textId="5458D9F7" w:rsidR="00A14344" w:rsidRDefault="00A14344" w:rsidP="00A14344">
            <w:pPr>
              <w:pStyle w:val="NoSpacing"/>
            </w:pPr>
            <w:r>
              <w:t>Antenna Axial Ratio: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A5C53B" w14:textId="77777777" w:rsidR="00A14344" w:rsidRPr="00AA2834" w:rsidRDefault="00A14344" w:rsidP="00A14344">
            <w:pPr>
              <w:pStyle w:val="NoSpacing"/>
            </w:pPr>
          </w:p>
        </w:tc>
      </w:tr>
    </w:tbl>
    <w:p w14:paraId="3EE090F0" w14:textId="77777777" w:rsidR="006D4579" w:rsidRDefault="006D4579"/>
    <w:tbl>
      <w:tblPr>
        <w:tblStyle w:val="TableGrid"/>
        <w:tblW w:w="0" w:type="auto"/>
        <w:tblLook w:val="04A0" w:firstRow="1" w:lastRow="0" w:firstColumn="1" w:lastColumn="0" w:noHBand="0" w:noVBand="1"/>
      </w:tblPr>
      <w:tblGrid>
        <w:gridCol w:w="6925"/>
        <w:gridCol w:w="1440"/>
        <w:gridCol w:w="985"/>
      </w:tblGrid>
      <w:tr w:rsidR="006D4579" w:rsidRPr="00AA2834" w14:paraId="261A01F7" w14:textId="77777777" w:rsidTr="008E1FAF">
        <w:trPr>
          <w:trHeight w:val="197"/>
        </w:trPr>
        <w:tc>
          <w:tcPr>
            <w:tcW w:w="6925" w:type="dxa"/>
            <w:vMerge w:val="restart"/>
          </w:tcPr>
          <w:p w14:paraId="390CEF60" w14:textId="3BEAD474" w:rsidR="006D4579" w:rsidRDefault="006D4579" w:rsidP="006D4579">
            <w:pPr>
              <w:pStyle w:val="NoSpacing"/>
            </w:pPr>
            <w:r>
              <w:t>Emission Bandwidth</w:t>
            </w:r>
            <w:r w:rsidR="00134A31">
              <w:t xml:space="preserve"> (2-sided)</w:t>
            </w:r>
            <w:r>
              <w:t xml:space="preserve">:  </w:t>
            </w:r>
          </w:p>
        </w:tc>
        <w:tc>
          <w:tcPr>
            <w:tcW w:w="1440" w:type="dxa"/>
          </w:tcPr>
          <w:p w14:paraId="3EB93C81" w14:textId="24A8CE63" w:rsidR="006D4579" w:rsidRPr="00AA2834" w:rsidRDefault="006D4579" w:rsidP="00AA2834">
            <w:pPr>
              <w:pStyle w:val="NoSpacing"/>
            </w:pPr>
            <w:r>
              <w:t>-3 dB [MHz]</w:t>
            </w:r>
          </w:p>
        </w:tc>
        <w:tc>
          <w:tcPr>
            <w:tcW w:w="985" w:type="dxa"/>
          </w:tcPr>
          <w:p w14:paraId="404805F9" w14:textId="791F3ECD" w:rsidR="006D4579" w:rsidRPr="00AA2834" w:rsidRDefault="006D4579" w:rsidP="00AA2834">
            <w:pPr>
              <w:pStyle w:val="NoSpacing"/>
            </w:pPr>
          </w:p>
        </w:tc>
      </w:tr>
      <w:tr w:rsidR="006D4579" w:rsidRPr="00AA2834" w14:paraId="1BB9C770" w14:textId="77777777" w:rsidTr="008E1FAF">
        <w:trPr>
          <w:trHeight w:val="90"/>
        </w:trPr>
        <w:tc>
          <w:tcPr>
            <w:tcW w:w="6925" w:type="dxa"/>
            <w:vMerge/>
          </w:tcPr>
          <w:p w14:paraId="01F75AC8" w14:textId="77777777" w:rsidR="006D4579" w:rsidRDefault="006D4579" w:rsidP="00AA2834">
            <w:pPr>
              <w:pStyle w:val="NoSpacing"/>
            </w:pPr>
          </w:p>
        </w:tc>
        <w:tc>
          <w:tcPr>
            <w:tcW w:w="1440" w:type="dxa"/>
          </w:tcPr>
          <w:p w14:paraId="37F62611" w14:textId="75F9F2D7" w:rsidR="006D4579" w:rsidRPr="00AA2834" w:rsidRDefault="006D4579" w:rsidP="00AA2834">
            <w:pPr>
              <w:pStyle w:val="NoSpacing"/>
            </w:pPr>
            <w:r>
              <w:t xml:space="preserve">-20 </w:t>
            </w:r>
            <w:proofErr w:type="spellStart"/>
            <w:r>
              <w:t>db</w:t>
            </w:r>
            <w:proofErr w:type="spellEnd"/>
            <w:r>
              <w:t xml:space="preserve"> [MHz]</w:t>
            </w:r>
          </w:p>
        </w:tc>
        <w:tc>
          <w:tcPr>
            <w:tcW w:w="985" w:type="dxa"/>
          </w:tcPr>
          <w:p w14:paraId="09625093" w14:textId="7C5730C0" w:rsidR="006D4579" w:rsidRPr="00AA2834" w:rsidRDefault="006D4579" w:rsidP="00AA2834">
            <w:pPr>
              <w:pStyle w:val="NoSpacing"/>
            </w:pPr>
          </w:p>
        </w:tc>
      </w:tr>
      <w:tr w:rsidR="006D4579" w:rsidRPr="00AA2834" w14:paraId="63B31BE2" w14:textId="77777777" w:rsidTr="008E1FAF">
        <w:trPr>
          <w:trHeight w:val="90"/>
        </w:trPr>
        <w:tc>
          <w:tcPr>
            <w:tcW w:w="6925" w:type="dxa"/>
            <w:vMerge/>
          </w:tcPr>
          <w:p w14:paraId="4124C85A" w14:textId="77777777" w:rsidR="006D4579" w:rsidRDefault="006D4579" w:rsidP="00AA2834">
            <w:pPr>
              <w:pStyle w:val="NoSpacing"/>
            </w:pPr>
          </w:p>
        </w:tc>
        <w:tc>
          <w:tcPr>
            <w:tcW w:w="1440" w:type="dxa"/>
          </w:tcPr>
          <w:p w14:paraId="64F73FCB" w14:textId="19E7E2F7" w:rsidR="006D4579" w:rsidRPr="00AA2834" w:rsidRDefault="006D4579" w:rsidP="00AA2834">
            <w:pPr>
              <w:pStyle w:val="NoSpacing"/>
            </w:pPr>
            <w:r>
              <w:t xml:space="preserve">-40 </w:t>
            </w:r>
            <w:proofErr w:type="spellStart"/>
            <w:r>
              <w:t>db</w:t>
            </w:r>
            <w:proofErr w:type="spellEnd"/>
            <w:r>
              <w:t xml:space="preserve"> [MHz]</w:t>
            </w:r>
          </w:p>
        </w:tc>
        <w:tc>
          <w:tcPr>
            <w:tcW w:w="985" w:type="dxa"/>
          </w:tcPr>
          <w:p w14:paraId="3B2709E3" w14:textId="40826205" w:rsidR="006D4579" w:rsidRPr="00AA2834" w:rsidRDefault="006D4579" w:rsidP="00AA2834">
            <w:pPr>
              <w:pStyle w:val="NoSpacing"/>
            </w:pPr>
          </w:p>
        </w:tc>
      </w:tr>
      <w:tr w:rsidR="006D4579" w:rsidRPr="00AA2834" w14:paraId="3708D80D" w14:textId="77777777" w:rsidTr="008E1FAF">
        <w:trPr>
          <w:trHeight w:val="90"/>
        </w:trPr>
        <w:tc>
          <w:tcPr>
            <w:tcW w:w="6925" w:type="dxa"/>
            <w:vMerge/>
          </w:tcPr>
          <w:p w14:paraId="6941A5CF" w14:textId="77777777" w:rsidR="006D4579" w:rsidRDefault="006D4579" w:rsidP="00AA2834">
            <w:pPr>
              <w:pStyle w:val="NoSpacing"/>
            </w:pPr>
          </w:p>
        </w:tc>
        <w:tc>
          <w:tcPr>
            <w:tcW w:w="1440" w:type="dxa"/>
          </w:tcPr>
          <w:p w14:paraId="23DF1702" w14:textId="5C821364" w:rsidR="006D4579" w:rsidRPr="00AA2834" w:rsidRDefault="006D4579" w:rsidP="00AA2834">
            <w:pPr>
              <w:pStyle w:val="NoSpacing"/>
            </w:pPr>
            <w:r>
              <w:t xml:space="preserve">-60 </w:t>
            </w:r>
            <w:proofErr w:type="spellStart"/>
            <w:r>
              <w:t>db</w:t>
            </w:r>
            <w:proofErr w:type="spellEnd"/>
            <w:r>
              <w:t xml:space="preserve"> [MHz]</w:t>
            </w:r>
          </w:p>
        </w:tc>
        <w:tc>
          <w:tcPr>
            <w:tcW w:w="985" w:type="dxa"/>
          </w:tcPr>
          <w:p w14:paraId="1682E7F1" w14:textId="48B005E6" w:rsidR="006D4579" w:rsidRPr="00AA2834" w:rsidRDefault="006D4579" w:rsidP="00AA2834">
            <w:pPr>
              <w:pStyle w:val="NoSpacing"/>
            </w:pPr>
          </w:p>
        </w:tc>
      </w:tr>
      <w:tr w:rsidR="00AA2834" w:rsidRPr="00AA2834" w14:paraId="36C3757E" w14:textId="77777777" w:rsidTr="008E1FAF">
        <w:trPr>
          <w:trHeight w:val="298"/>
        </w:trPr>
        <w:tc>
          <w:tcPr>
            <w:tcW w:w="6925" w:type="dxa"/>
          </w:tcPr>
          <w:p w14:paraId="3FF739FA" w14:textId="5BECD403" w:rsidR="00AA2834" w:rsidRDefault="00AA2834" w:rsidP="00AA2834">
            <w:pPr>
              <w:pStyle w:val="NoSpacing"/>
            </w:pPr>
            <w:r>
              <w:t>Data Rate</w:t>
            </w:r>
            <w:r w:rsidR="00134A31">
              <w:t xml:space="preserve"> (Referenced at modulator input. If forward error correction (FEC) is used, this field is the coded symbol rate. If FEC is not used, this field is the information rate + overhead) [Mbps]</w:t>
            </w:r>
          </w:p>
        </w:tc>
        <w:tc>
          <w:tcPr>
            <w:tcW w:w="2425" w:type="dxa"/>
            <w:gridSpan w:val="2"/>
          </w:tcPr>
          <w:p w14:paraId="0A77F375" w14:textId="4A901F5F" w:rsidR="00AA2834" w:rsidRPr="00AA2834" w:rsidRDefault="00DE79CF" w:rsidP="00AA2834">
            <w:pPr>
              <w:pStyle w:val="NoSpacing"/>
            </w:pPr>
            <w:r>
              <w:t>0.0096</w:t>
            </w:r>
          </w:p>
        </w:tc>
      </w:tr>
      <w:tr w:rsidR="006D4579" w:rsidRPr="00AA2834" w14:paraId="5927017C" w14:textId="77777777" w:rsidTr="008E1FAF">
        <w:trPr>
          <w:trHeight w:val="298"/>
        </w:trPr>
        <w:tc>
          <w:tcPr>
            <w:tcW w:w="6925" w:type="dxa"/>
          </w:tcPr>
          <w:p w14:paraId="0A415AE2" w14:textId="44CC504E" w:rsidR="006D4579" w:rsidRDefault="006D4579" w:rsidP="00AA2834">
            <w:pPr>
              <w:pStyle w:val="NoSpacing"/>
            </w:pPr>
            <w:r>
              <w:t>Modulation Scheme: Other, AM, ASK, BPSK, FM, FSK, GMSK, MSK, QAM, QPSK</w:t>
            </w:r>
          </w:p>
        </w:tc>
        <w:tc>
          <w:tcPr>
            <w:tcW w:w="2425" w:type="dxa"/>
            <w:gridSpan w:val="2"/>
          </w:tcPr>
          <w:p w14:paraId="08484FB8" w14:textId="761833A5" w:rsidR="006D4579" w:rsidRPr="00AA2834" w:rsidRDefault="00DE79CF" w:rsidP="00AA2834">
            <w:pPr>
              <w:pStyle w:val="NoSpacing"/>
            </w:pPr>
            <w:r>
              <w:t>GMSK</w:t>
            </w:r>
          </w:p>
        </w:tc>
      </w:tr>
      <w:tr w:rsidR="00AA2834" w:rsidRPr="00AA2834" w14:paraId="549228BB" w14:textId="77777777" w:rsidTr="008E1FAF">
        <w:trPr>
          <w:trHeight w:val="298"/>
        </w:trPr>
        <w:tc>
          <w:tcPr>
            <w:tcW w:w="9350" w:type="dxa"/>
            <w:gridSpan w:val="3"/>
          </w:tcPr>
          <w:p w14:paraId="559BC99B" w14:textId="77777777" w:rsidR="00AA2834" w:rsidRPr="00AA2834" w:rsidRDefault="00AA2834" w:rsidP="008E1FAF">
            <w:pPr>
              <w:pStyle w:val="DefaultStyle"/>
              <w:spacing w:line="100" w:lineRule="atLeast"/>
              <w:jc w:val="center"/>
              <w:rPr>
                <w:rStyle w:val="Strong"/>
                <w:rFonts w:asciiTheme="minorHAnsi" w:eastAsiaTheme="minorEastAsia" w:hAnsiTheme="minorHAnsi" w:cstheme="minorBidi"/>
              </w:rPr>
            </w:pPr>
            <w:r w:rsidRPr="00AA2834">
              <w:rPr>
                <w:rStyle w:val="Strong"/>
              </w:rPr>
              <w:t>Receiver Specification</w:t>
            </w:r>
          </w:p>
        </w:tc>
      </w:tr>
      <w:tr w:rsidR="00BF1B20" w:rsidRPr="00AA2834" w14:paraId="723E9AE3" w14:textId="77777777" w:rsidTr="008E1FAF">
        <w:trPr>
          <w:trHeight w:val="298"/>
        </w:trPr>
        <w:tc>
          <w:tcPr>
            <w:tcW w:w="6925" w:type="dxa"/>
          </w:tcPr>
          <w:p w14:paraId="0AD7CFAB" w14:textId="599EE42F" w:rsidR="00BF1B20" w:rsidRDefault="00BF1B20" w:rsidP="00AA2834">
            <w:pPr>
              <w:pStyle w:val="DefaultStyle"/>
              <w:spacing w:line="100" w:lineRule="atLeast"/>
            </w:pPr>
            <w:r>
              <w:t>RX Manufacturer</w:t>
            </w:r>
          </w:p>
        </w:tc>
        <w:tc>
          <w:tcPr>
            <w:tcW w:w="2425" w:type="dxa"/>
            <w:gridSpan w:val="2"/>
          </w:tcPr>
          <w:p w14:paraId="1446913D" w14:textId="6D2D0C1B" w:rsidR="00BF1B20" w:rsidRPr="00AA2834" w:rsidRDefault="00DE79CF" w:rsidP="00AA2834">
            <w:pPr>
              <w:pStyle w:val="NoSpacing"/>
            </w:pPr>
            <w:proofErr w:type="spellStart"/>
            <w:r>
              <w:t>EnduroSat</w:t>
            </w:r>
            <w:proofErr w:type="spellEnd"/>
          </w:p>
        </w:tc>
      </w:tr>
      <w:tr w:rsidR="00BF1B20" w:rsidRPr="00AA2834" w14:paraId="325EE8E5" w14:textId="77777777" w:rsidTr="008E1FAF">
        <w:trPr>
          <w:trHeight w:val="298"/>
        </w:trPr>
        <w:tc>
          <w:tcPr>
            <w:tcW w:w="6925" w:type="dxa"/>
          </w:tcPr>
          <w:p w14:paraId="59D9013C" w14:textId="3605FE31" w:rsidR="00BF1B20" w:rsidRDefault="00BF1B20" w:rsidP="00AA2834">
            <w:pPr>
              <w:pStyle w:val="DefaultStyle"/>
              <w:spacing w:line="100" w:lineRule="atLeast"/>
            </w:pPr>
            <w:r>
              <w:t>RX Model No.</w:t>
            </w:r>
          </w:p>
        </w:tc>
        <w:tc>
          <w:tcPr>
            <w:tcW w:w="2425" w:type="dxa"/>
            <w:gridSpan w:val="2"/>
          </w:tcPr>
          <w:p w14:paraId="751143B2" w14:textId="2B52B89A" w:rsidR="00BF1B20" w:rsidRPr="00AA2834" w:rsidRDefault="00DE79CF" w:rsidP="00AA2834">
            <w:pPr>
              <w:pStyle w:val="NoSpacing"/>
            </w:pPr>
            <w:r>
              <w:t>UHF Transceiver Type II</w:t>
            </w:r>
          </w:p>
        </w:tc>
      </w:tr>
      <w:tr w:rsidR="00BF1B20" w:rsidRPr="00AA2834" w14:paraId="0D933A3E" w14:textId="77777777" w:rsidTr="008E1FAF">
        <w:trPr>
          <w:trHeight w:val="298"/>
        </w:trPr>
        <w:tc>
          <w:tcPr>
            <w:tcW w:w="6925" w:type="dxa"/>
          </w:tcPr>
          <w:p w14:paraId="098D880C" w14:textId="01E998A0" w:rsidR="00BF1B20" w:rsidRDefault="00BF1B20" w:rsidP="00AA2834">
            <w:pPr>
              <w:pStyle w:val="DefaultStyle"/>
              <w:spacing w:line="100" w:lineRule="atLeast"/>
            </w:pPr>
            <w:r>
              <w:t>RX Antenna Manufacturer</w:t>
            </w:r>
          </w:p>
        </w:tc>
        <w:tc>
          <w:tcPr>
            <w:tcW w:w="2425" w:type="dxa"/>
            <w:gridSpan w:val="2"/>
          </w:tcPr>
          <w:p w14:paraId="15A8F387" w14:textId="2ADBDD42" w:rsidR="00BF1B20" w:rsidRPr="00AA2834" w:rsidRDefault="00DE79CF" w:rsidP="00AA2834">
            <w:pPr>
              <w:pStyle w:val="NoSpacing"/>
            </w:pPr>
            <w:proofErr w:type="spellStart"/>
            <w:r>
              <w:t>GOMspace</w:t>
            </w:r>
            <w:proofErr w:type="spellEnd"/>
          </w:p>
        </w:tc>
      </w:tr>
      <w:tr w:rsidR="00BF1B20" w:rsidRPr="00AA2834" w14:paraId="6EBC2623" w14:textId="77777777" w:rsidTr="008E1FAF">
        <w:trPr>
          <w:trHeight w:val="298"/>
        </w:trPr>
        <w:tc>
          <w:tcPr>
            <w:tcW w:w="6925" w:type="dxa"/>
          </w:tcPr>
          <w:p w14:paraId="6AD5EE78" w14:textId="358E8053" w:rsidR="00BF1B20" w:rsidRDefault="00BF1B20" w:rsidP="00AA2834">
            <w:pPr>
              <w:pStyle w:val="DefaultStyle"/>
              <w:spacing w:line="100" w:lineRule="atLeast"/>
            </w:pPr>
            <w:r>
              <w:t>Antenna Type: Other, dipole, helix, horn, loop, monopole, patch, phased array, reflector, slot, spiral</w:t>
            </w:r>
          </w:p>
        </w:tc>
        <w:tc>
          <w:tcPr>
            <w:tcW w:w="2425" w:type="dxa"/>
            <w:gridSpan w:val="2"/>
          </w:tcPr>
          <w:p w14:paraId="2C2A52ED" w14:textId="13C955D3" w:rsidR="00BF1B20" w:rsidRPr="00AA2834" w:rsidRDefault="00DE79CF" w:rsidP="00AA2834">
            <w:pPr>
              <w:pStyle w:val="NoSpacing"/>
            </w:pPr>
            <w:r>
              <w:t xml:space="preserve">Canted turnstile </w:t>
            </w:r>
          </w:p>
        </w:tc>
      </w:tr>
      <w:tr w:rsidR="00BF1B20" w:rsidRPr="00AA2834" w14:paraId="3898426F" w14:textId="77777777" w:rsidTr="008E1FAF">
        <w:trPr>
          <w:trHeight w:val="298"/>
        </w:trPr>
        <w:tc>
          <w:tcPr>
            <w:tcW w:w="6925" w:type="dxa"/>
          </w:tcPr>
          <w:p w14:paraId="1A834708" w14:textId="24E35701" w:rsidR="00BF1B20" w:rsidRDefault="00BF1B20" w:rsidP="00AA2834">
            <w:pPr>
              <w:pStyle w:val="DefaultStyle"/>
              <w:spacing w:line="100" w:lineRule="atLeast"/>
            </w:pPr>
            <w:r>
              <w:t>Antenna location (with respect to CubeSat body)</w:t>
            </w:r>
          </w:p>
        </w:tc>
        <w:tc>
          <w:tcPr>
            <w:tcW w:w="2425" w:type="dxa"/>
            <w:gridSpan w:val="2"/>
          </w:tcPr>
          <w:p w14:paraId="3948CAC9" w14:textId="77777777" w:rsidR="00BF1B20" w:rsidRPr="00AA2834" w:rsidRDefault="00BF1B20" w:rsidP="00AA2834">
            <w:pPr>
              <w:pStyle w:val="NoSpacing"/>
            </w:pPr>
          </w:p>
        </w:tc>
      </w:tr>
      <w:tr w:rsidR="00313281" w:rsidRPr="00AA2834" w14:paraId="40FC3B2E" w14:textId="77777777" w:rsidTr="008E1FAF">
        <w:trPr>
          <w:trHeight w:val="298"/>
        </w:trPr>
        <w:tc>
          <w:tcPr>
            <w:tcW w:w="6925" w:type="dxa"/>
          </w:tcPr>
          <w:p w14:paraId="21DD9625" w14:textId="065666C2" w:rsidR="00313281" w:rsidRDefault="00313281" w:rsidP="00AA2834">
            <w:pPr>
              <w:pStyle w:val="DefaultStyle"/>
              <w:spacing w:line="100" w:lineRule="atLeast"/>
            </w:pPr>
            <w:r>
              <w:t xml:space="preserve">Frequency </w:t>
            </w:r>
            <w:r w:rsidR="00BF1B20">
              <w:t xml:space="preserve">Range </w:t>
            </w:r>
            <w:r>
              <w:t>Upper [MHz]</w:t>
            </w:r>
          </w:p>
        </w:tc>
        <w:tc>
          <w:tcPr>
            <w:tcW w:w="2425" w:type="dxa"/>
            <w:gridSpan w:val="2"/>
          </w:tcPr>
          <w:p w14:paraId="4CD5CBE7" w14:textId="63E07BCB" w:rsidR="00313281" w:rsidRPr="00AA2834" w:rsidRDefault="0064632F" w:rsidP="00AA2834">
            <w:pPr>
              <w:pStyle w:val="NoSpacing"/>
            </w:pPr>
            <w:r>
              <w:t>440</w:t>
            </w:r>
          </w:p>
        </w:tc>
      </w:tr>
      <w:tr w:rsidR="00BF1B20" w:rsidRPr="00AA2834" w14:paraId="7EF97ED1" w14:textId="77777777" w:rsidTr="008E1FAF">
        <w:trPr>
          <w:trHeight w:val="298"/>
        </w:trPr>
        <w:tc>
          <w:tcPr>
            <w:tcW w:w="6925" w:type="dxa"/>
          </w:tcPr>
          <w:p w14:paraId="31EAD8AF" w14:textId="38475E1C" w:rsidR="00BF1B20" w:rsidRDefault="00BF1B20" w:rsidP="00AA2834">
            <w:pPr>
              <w:pStyle w:val="DefaultStyle"/>
              <w:spacing w:line="100" w:lineRule="atLeast"/>
            </w:pPr>
            <w:r>
              <w:t>Center Frequency (</w:t>
            </w:r>
            <w:r w:rsidR="006B4F6E">
              <w:t>after frequency coordination is obtained)</w:t>
            </w:r>
            <w:r>
              <w:t xml:space="preserve"> [MHz]</w:t>
            </w:r>
          </w:p>
        </w:tc>
        <w:tc>
          <w:tcPr>
            <w:tcW w:w="2425" w:type="dxa"/>
            <w:gridSpan w:val="2"/>
          </w:tcPr>
          <w:p w14:paraId="198784AC" w14:textId="545E0B0E" w:rsidR="00BF1B20" w:rsidRPr="00AA2834" w:rsidRDefault="0064632F" w:rsidP="00AA2834">
            <w:pPr>
              <w:pStyle w:val="NoSpacing"/>
            </w:pPr>
            <w:r>
              <w:t>435</w:t>
            </w:r>
          </w:p>
        </w:tc>
      </w:tr>
      <w:tr w:rsidR="00AA2834" w:rsidRPr="00AA2834" w14:paraId="51009384" w14:textId="77777777" w:rsidTr="008E1FAF">
        <w:trPr>
          <w:trHeight w:val="298"/>
        </w:trPr>
        <w:tc>
          <w:tcPr>
            <w:tcW w:w="6925" w:type="dxa"/>
          </w:tcPr>
          <w:p w14:paraId="06317D95" w14:textId="278E70A0" w:rsidR="00AA2834" w:rsidRPr="00AA2834" w:rsidRDefault="00313281" w:rsidP="00AA2834">
            <w:pPr>
              <w:pStyle w:val="DefaultStyle"/>
              <w:spacing w:line="100" w:lineRule="atLeast"/>
            </w:pPr>
            <w:r>
              <w:t xml:space="preserve">Frequency </w:t>
            </w:r>
            <w:r w:rsidR="00BF1B20">
              <w:t>Range L</w:t>
            </w:r>
            <w:r>
              <w:t>ower [MHz]</w:t>
            </w:r>
          </w:p>
        </w:tc>
        <w:tc>
          <w:tcPr>
            <w:tcW w:w="2425" w:type="dxa"/>
            <w:gridSpan w:val="2"/>
          </w:tcPr>
          <w:p w14:paraId="33AB62F8" w14:textId="5749BAF8" w:rsidR="00AA2834" w:rsidRPr="00AA2834" w:rsidRDefault="0064632F" w:rsidP="00AA2834">
            <w:pPr>
              <w:pStyle w:val="NoSpacing"/>
            </w:pPr>
            <w:r>
              <w:t>430</w:t>
            </w:r>
          </w:p>
        </w:tc>
      </w:tr>
      <w:tr w:rsidR="00AA2834" w:rsidRPr="00AA2834" w14:paraId="544B8CCB" w14:textId="77777777" w:rsidTr="008E1FAF">
        <w:trPr>
          <w:trHeight w:val="298"/>
        </w:trPr>
        <w:tc>
          <w:tcPr>
            <w:tcW w:w="6925" w:type="dxa"/>
          </w:tcPr>
          <w:p w14:paraId="145E544C" w14:textId="7E39597B" w:rsidR="00AA2834" w:rsidRPr="00AA2834" w:rsidRDefault="00313281" w:rsidP="00313281">
            <w:pPr>
              <w:pStyle w:val="NoSpacing"/>
            </w:pPr>
            <w:r>
              <w:t>Circuit Loss: [dB]</w:t>
            </w:r>
          </w:p>
        </w:tc>
        <w:tc>
          <w:tcPr>
            <w:tcW w:w="2425" w:type="dxa"/>
            <w:gridSpan w:val="2"/>
          </w:tcPr>
          <w:p w14:paraId="01D49B04" w14:textId="77777777" w:rsidR="00AA2834" w:rsidRPr="00AA2834" w:rsidRDefault="00AA2834" w:rsidP="00AA2834">
            <w:pPr>
              <w:pStyle w:val="NoSpacing"/>
            </w:pPr>
          </w:p>
        </w:tc>
      </w:tr>
      <w:tr w:rsidR="00313281" w:rsidRPr="00AA2834" w14:paraId="2E1D845F" w14:textId="77777777" w:rsidTr="008E1FAF">
        <w:trPr>
          <w:trHeight w:val="298"/>
        </w:trPr>
        <w:tc>
          <w:tcPr>
            <w:tcW w:w="6925" w:type="dxa"/>
          </w:tcPr>
          <w:p w14:paraId="2FA89619" w14:textId="0F16DF34" w:rsidR="00313281" w:rsidRDefault="00313281" w:rsidP="00313281">
            <w:pPr>
              <w:pStyle w:val="NoSpacing"/>
            </w:pPr>
            <w:r>
              <w:t>Antenna Gain: [</w:t>
            </w:r>
            <w:proofErr w:type="spellStart"/>
            <w:r>
              <w:t>dBi</w:t>
            </w:r>
            <w:proofErr w:type="spellEnd"/>
            <w:r>
              <w:t>]</w:t>
            </w:r>
          </w:p>
        </w:tc>
        <w:tc>
          <w:tcPr>
            <w:tcW w:w="2425" w:type="dxa"/>
            <w:gridSpan w:val="2"/>
          </w:tcPr>
          <w:p w14:paraId="7192F713" w14:textId="1462A68C" w:rsidR="00313281" w:rsidRPr="00AA2834" w:rsidRDefault="00DE79CF" w:rsidP="00AA2834">
            <w:pPr>
              <w:pStyle w:val="NoSpacing"/>
            </w:pPr>
            <w:r>
              <w:t>1.6</w:t>
            </w:r>
          </w:p>
        </w:tc>
      </w:tr>
      <w:tr w:rsidR="00313281" w:rsidRPr="00AA2834" w14:paraId="7C4FA335" w14:textId="77777777" w:rsidTr="008E1FAF">
        <w:trPr>
          <w:trHeight w:val="298"/>
        </w:trPr>
        <w:tc>
          <w:tcPr>
            <w:tcW w:w="6925" w:type="dxa"/>
          </w:tcPr>
          <w:p w14:paraId="11808488" w14:textId="4F6E2094" w:rsidR="00313281" w:rsidRDefault="00313281" w:rsidP="00313281">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725446FA" w14:textId="2DA702CB" w:rsidR="00DE79CF" w:rsidRDefault="00DE79CF" w:rsidP="00DE79CF">
            <w:pPr>
              <w:pStyle w:val="NoSpacing"/>
            </w:pPr>
            <w:proofErr w:type="gramStart"/>
            <w:r>
              <w:t>Left Handed</w:t>
            </w:r>
            <w:proofErr w:type="gramEnd"/>
            <w:r>
              <w:t xml:space="preserve"> Circular When viewed from top (Away from CubeSat)</w:t>
            </w:r>
          </w:p>
          <w:p w14:paraId="7B22F252" w14:textId="77777777" w:rsidR="00DE79CF" w:rsidRDefault="00DE79CF" w:rsidP="00DE79CF">
            <w:pPr>
              <w:pStyle w:val="NoSpacing"/>
            </w:pPr>
          </w:p>
          <w:p w14:paraId="0A6914CD" w14:textId="2633D60A" w:rsidR="00313281" w:rsidRPr="00AA2834" w:rsidRDefault="00DE79CF" w:rsidP="00DE79CF">
            <w:pPr>
              <w:pStyle w:val="NoSpacing"/>
            </w:pPr>
            <w:proofErr w:type="gramStart"/>
            <w:r>
              <w:lastRenderedPageBreak/>
              <w:t>Right Handed</w:t>
            </w:r>
            <w:proofErr w:type="gramEnd"/>
            <w:r>
              <w:t xml:space="preserve"> Circular When viewed from bottom (Towards CubeSat)</w:t>
            </w:r>
          </w:p>
        </w:tc>
      </w:tr>
      <w:tr w:rsidR="00313281" w:rsidRPr="00AA2834" w14:paraId="2E99DEE0" w14:textId="77777777" w:rsidTr="008E1FAF">
        <w:trPr>
          <w:trHeight w:val="298"/>
        </w:trPr>
        <w:tc>
          <w:tcPr>
            <w:tcW w:w="6925" w:type="dxa"/>
          </w:tcPr>
          <w:p w14:paraId="3DCD40E0" w14:textId="69CB228A" w:rsidR="00313281" w:rsidRDefault="00313281" w:rsidP="00313281">
            <w:pPr>
              <w:pStyle w:val="NoSpacing"/>
            </w:pPr>
            <w:r>
              <w:lastRenderedPageBreak/>
              <w:t>Antenna Axial Ratio: [dB]</w:t>
            </w:r>
          </w:p>
        </w:tc>
        <w:tc>
          <w:tcPr>
            <w:tcW w:w="2425" w:type="dxa"/>
            <w:gridSpan w:val="2"/>
          </w:tcPr>
          <w:p w14:paraId="063EB45C" w14:textId="77777777" w:rsidR="00313281" w:rsidRPr="00AA2834" w:rsidRDefault="00313281" w:rsidP="00AA2834">
            <w:pPr>
              <w:pStyle w:val="NoSpacing"/>
            </w:pPr>
          </w:p>
        </w:tc>
      </w:tr>
      <w:tr w:rsidR="00234F4F" w14:paraId="0D7F8269" w14:textId="77777777" w:rsidTr="00CE74B3">
        <w:tc>
          <w:tcPr>
            <w:tcW w:w="9350" w:type="dxa"/>
            <w:gridSpan w:val="3"/>
          </w:tcPr>
          <w:p w14:paraId="7AFB15C8" w14:textId="77734EB1" w:rsidR="00234F4F" w:rsidRPr="008E1FAF" w:rsidRDefault="00234F4F" w:rsidP="008E1FAF">
            <w:pPr>
              <w:pStyle w:val="NoSpacing"/>
              <w:jc w:val="center"/>
              <w:rPr>
                <w:b/>
              </w:rPr>
            </w:pPr>
            <w:r w:rsidRPr="008E1FAF">
              <w:rPr>
                <w:b/>
              </w:rPr>
              <w:t>Ground Station Transmitter Specification</w:t>
            </w:r>
          </w:p>
        </w:tc>
      </w:tr>
      <w:tr w:rsidR="00234F4F" w14:paraId="3E71E15D" w14:textId="77777777" w:rsidTr="008E1FAF">
        <w:tc>
          <w:tcPr>
            <w:tcW w:w="6925" w:type="dxa"/>
          </w:tcPr>
          <w:p w14:paraId="6FBAA738" w14:textId="52A18369" w:rsidR="00234F4F" w:rsidRDefault="00234F4F" w:rsidP="00AA2834">
            <w:pPr>
              <w:pStyle w:val="NoSpacing"/>
            </w:pPr>
            <w:r>
              <w:t>Ground station name (if multiple, duplicate this table below)</w:t>
            </w:r>
          </w:p>
        </w:tc>
        <w:tc>
          <w:tcPr>
            <w:tcW w:w="2425" w:type="dxa"/>
            <w:gridSpan w:val="2"/>
          </w:tcPr>
          <w:p w14:paraId="66AE0E92" w14:textId="7F66C963" w:rsidR="00234F4F" w:rsidRDefault="0000601F" w:rsidP="00AA2834">
            <w:pPr>
              <w:pStyle w:val="NoSpacing"/>
            </w:pPr>
            <w:r>
              <w:t>Western Ground Station</w:t>
            </w:r>
          </w:p>
        </w:tc>
      </w:tr>
      <w:tr w:rsidR="00234F4F" w14:paraId="049E049B" w14:textId="77777777" w:rsidTr="008E1FAF">
        <w:tc>
          <w:tcPr>
            <w:tcW w:w="6925" w:type="dxa"/>
          </w:tcPr>
          <w:p w14:paraId="31DF7CF6" w14:textId="2D33BC3C" w:rsidR="00234F4F" w:rsidRDefault="00234F4F" w:rsidP="00AA2834">
            <w:pPr>
              <w:pStyle w:val="NoSpacing"/>
            </w:pPr>
            <w:r>
              <w:t>Location (longitude &amp; latitude in degrees)</w:t>
            </w:r>
          </w:p>
        </w:tc>
        <w:tc>
          <w:tcPr>
            <w:tcW w:w="2425" w:type="dxa"/>
            <w:gridSpan w:val="2"/>
          </w:tcPr>
          <w:p w14:paraId="65C9AA7A" w14:textId="781975E9" w:rsidR="00234F4F" w:rsidRDefault="0000601F" w:rsidP="00AA2834">
            <w:pPr>
              <w:pStyle w:val="NoSpacing"/>
            </w:pPr>
            <w:proofErr w:type="spellStart"/>
            <w:r>
              <w:rPr>
                <w:rFonts w:ascii="Arial" w:hAnsi="Arial" w:cs="Arial"/>
                <w:color w:val="000000"/>
                <w:shd w:val="clear" w:color="auto" w:fill="FFFFFF"/>
              </w:rPr>
              <w:t>lat</w:t>
            </w:r>
            <w:proofErr w:type="spellEnd"/>
            <w:r>
              <w:rPr>
                <w:rFonts w:ascii="Arial" w:hAnsi="Arial" w:cs="Arial"/>
                <w:color w:val="000000"/>
                <w:shd w:val="clear" w:color="auto" w:fill="FFFFFF"/>
              </w:rPr>
              <w:t xml:space="preserve">: 43.192 </w:t>
            </w:r>
            <w:proofErr w:type="spellStart"/>
            <w:r>
              <w:rPr>
                <w:rFonts w:ascii="Arial" w:hAnsi="Arial" w:cs="Arial"/>
                <w:color w:val="000000"/>
                <w:shd w:val="clear" w:color="auto" w:fill="FFFFFF"/>
              </w:rPr>
              <w:t>lon</w:t>
            </w:r>
            <w:proofErr w:type="spellEnd"/>
            <w:r>
              <w:rPr>
                <w:rFonts w:ascii="Arial" w:hAnsi="Arial" w:cs="Arial"/>
                <w:color w:val="000000"/>
                <w:shd w:val="clear" w:color="auto" w:fill="FFFFFF"/>
              </w:rPr>
              <w:t>: -81.316</w:t>
            </w:r>
          </w:p>
        </w:tc>
      </w:tr>
      <w:tr w:rsidR="00234F4F" w14:paraId="55616033" w14:textId="77777777" w:rsidTr="008E1FAF">
        <w:tc>
          <w:tcPr>
            <w:tcW w:w="6925" w:type="dxa"/>
          </w:tcPr>
          <w:p w14:paraId="3D237292" w14:textId="01F2106D" w:rsidR="00234F4F" w:rsidRDefault="00234F4F" w:rsidP="00AA2834">
            <w:pPr>
              <w:pStyle w:val="NoSpacing"/>
            </w:pPr>
            <w:r>
              <w:t>Maximum RF transmit power output to antenna [W]</w:t>
            </w:r>
          </w:p>
        </w:tc>
        <w:tc>
          <w:tcPr>
            <w:tcW w:w="2425" w:type="dxa"/>
            <w:gridSpan w:val="2"/>
          </w:tcPr>
          <w:p w14:paraId="13EF10BA" w14:textId="79B508AB" w:rsidR="00234F4F" w:rsidRDefault="00B36912" w:rsidP="00AA2834">
            <w:pPr>
              <w:pStyle w:val="NoSpacing"/>
            </w:pPr>
            <w:commentRangeStart w:id="71"/>
            <w:r>
              <w:t>1</w:t>
            </w:r>
            <w:commentRangeEnd w:id="71"/>
            <w:r>
              <w:rPr>
                <w:rStyle w:val="CommentReference"/>
              </w:rPr>
              <w:commentReference w:id="71"/>
            </w:r>
          </w:p>
        </w:tc>
      </w:tr>
      <w:tr w:rsidR="00234F4F" w14:paraId="4C05A321" w14:textId="77777777" w:rsidTr="008E1FAF">
        <w:tc>
          <w:tcPr>
            <w:tcW w:w="6925" w:type="dxa"/>
          </w:tcPr>
          <w:p w14:paraId="13B459F3" w14:textId="438B9B4C" w:rsidR="00234F4F" w:rsidRDefault="00234F4F" w:rsidP="00AA2834">
            <w:pPr>
              <w:pStyle w:val="NoSpacing"/>
            </w:pPr>
            <w:r>
              <w:t>Peak Antenna Gain [</w:t>
            </w:r>
            <w:proofErr w:type="spellStart"/>
            <w:r>
              <w:t>dBi</w:t>
            </w:r>
            <w:proofErr w:type="spellEnd"/>
            <w:r>
              <w:t>]</w:t>
            </w:r>
          </w:p>
        </w:tc>
        <w:tc>
          <w:tcPr>
            <w:tcW w:w="2425" w:type="dxa"/>
            <w:gridSpan w:val="2"/>
          </w:tcPr>
          <w:p w14:paraId="08EB7574" w14:textId="59416414" w:rsidR="00234F4F" w:rsidRDefault="0000601F" w:rsidP="00AA2834">
            <w:pPr>
              <w:pStyle w:val="NoSpacing"/>
            </w:pPr>
            <w:r>
              <w:t>13.3</w:t>
            </w:r>
          </w:p>
        </w:tc>
      </w:tr>
      <w:tr w:rsidR="00234F4F" w14:paraId="62F6EE8C" w14:textId="77777777" w:rsidTr="008E1FAF">
        <w:tc>
          <w:tcPr>
            <w:tcW w:w="6925" w:type="dxa"/>
          </w:tcPr>
          <w:p w14:paraId="0F50077A" w14:textId="14A529FC" w:rsidR="00234F4F" w:rsidRDefault="00234F4F" w:rsidP="00AA2834">
            <w:pPr>
              <w:pStyle w:val="NoSpacing"/>
            </w:pPr>
            <w:r>
              <w:t xml:space="preserve">Frequency </w:t>
            </w:r>
            <w:commentRangeStart w:id="72"/>
            <w:commentRangeStart w:id="73"/>
            <w:r>
              <w:t xml:space="preserve">Range </w:t>
            </w:r>
            <w:commentRangeEnd w:id="72"/>
            <w:r w:rsidR="00DE7C7E">
              <w:rPr>
                <w:rStyle w:val="CommentReference"/>
              </w:rPr>
              <w:commentReference w:id="72"/>
            </w:r>
            <w:commentRangeEnd w:id="73"/>
            <w:r w:rsidR="0064632F">
              <w:rPr>
                <w:rStyle w:val="CommentReference"/>
              </w:rPr>
              <w:commentReference w:id="73"/>
            </w:r>
            <w:r>
              <w:t>Upper [MHz]</w:t>
            </w:r>
          </w:p>
        </w:tc>
        <w:tc>
          <w:tcPr>
            <w:tcW w:w="2425" w:type="dxa"/>
            <w:gridSpan w:val="2"/>
          </w:tcPr>
          <w:p w14:paraId="0C3B88AC" w14:textId="52BE712A" w:rsidR="00234F4F" w:rsidRDefault="008E31EE" w:rsidP="00AA2834">
            <w:pPr>
              <w:pStyle w:val="NoSpacing"/>
            </w:pPr>
            <w:r>
              <w:t xml:space="preserve">440 MHz </w:t>
            </w:r>
          </w:p>
        </w:tc>
      </w:tr>
      <w:tr w:rsidR="00234F4F" w14:paraId="155E7779" w14:textId="77777777" w:rsidTr="008E1FAF">
        <w:tc>
          <w:tcPr>
            <w:tcW w:w="6925" w:type="dxa"/>
          </w:tcPr>
          <w:p w14:paraId="362A5650" w14:textId="095B6328" w:rsidR="00234F4F" w:rsidRDefault="00234F4F" w:rsidP="00AA2834">
            <w:pPr>
              <w:pStyle w:val="NoSpacing"/>
            </w:pPr>
            <w:r>
              <w:t>Frequency Range Lower [MHz]</w:t>
            </w:r>
          </w:p>
        </w:tc>
        <w:tc>
          <w:tcPr>
            <w:tcW w:w="2425" w:type="dxa"/>
            <w:gridSpan w:val="2"/>
          </w:tcPr>
          <w:p w14:paraId="113E12A8" w14:textId="7ABD33FB" w:rsidR="00234F4F" w:rsidRDefault="008E31EE" w:rsidP="00AA2834">
            <w:pPr>
              <w:pStyle w:val="NoSpacing"/>
            </w:pPr>
            <w:r>
              <w:t>43</w:t>
            </w:r>
            <w:r w:rsidR="007E5A23">
              <w:t>2</w:t>
            </w:r>
            <w:r>
              <w:t xml:space="preserve"> MHz</w:t>
            </w:r>
          </w:p>
        </w:tc>
      </w:tr>
      <w:tr w:rsidR="00234F4F" w14:paraId="34638767" w14:textId="77777777" w:rsidTr="00234F4F">
        <w:tc>
          <w:tcPr>
            <w:tcW w:w="6925" w:type="dxa"/>
          </w:tcPr>
          <w:p w14:paraId="0769AF42" w14:textId="3B6040FE" w:rsidR="00234F4F" w:rsidRDefault="00234F4F" w:rsidP="00AA2834">
            <w:pPr>
              <w:pStyle w:val="NoSpacing"/>
            </w:pPr>
            <w:commentRangeStart w:id="74"/>
            <w:commentRangeStart w:id="75"/>
            <w:r>
              <w:t xml:space="preserve">Circuit </w:t>
            </w:r>
            <w:commentRangeEnd w:id="74"/>
            <w:r w:rsidR="00DE7C7E">
              <w:rPr>
                <w:rStyle w:val="CommentReference"/>
              </w:rPr>
              <w:commentReference w:id="74"/>
            </w:r>
            <w:commentRangeEnd w:id="75"/>
            <w:r w:rsidR="00055DBF">
              <w:rPr>
                <w:rStyle w:val="CommentReference"/>
              </w:rPr>
              <w:commentReference w:id="75"/>
            </w:r>
            <w:r>
              <w:t>Loss [dB]</w:t>
            </w:r>
          </w:p>
        </w:tc>
        <w:tc>
          <w:tcPr>
            <w:tcW w:w="2425" w:type="dxa"/>
            <w:gridSpan w:val="2"/>
          </w:tcPr>
          <w:p w14:paraId="7C752042" w14:textId="0E23204E" w:rsidR="00234F4F" w:rsidRDefault="007E5A23" w:rsidP="00AA2834">
            <w:pPr>
              <w:pStyle w:val="NoSpacing"/>
            </w:pPr>
            <w:r>
              <w:t>0.78</w:t>
            </w:r>
          </w:p>
        </w:tc>
      </w:tr>
      <w:tr w:rsidR="00234F4F" w14:paraId="430ABF65" w14:textId="77777777" w:rsidTr="00234F4F">
        <w:tc>
          <w:tcPr>
            <w:tcW w:w="6925" w:type="dxa"/>
          </w:tcPr>
          <w:p w14:paraId="19DD1790" w14:textId="0BB31983" w:rsidR="00234F4F" w:rsidRDefault="00234F4F" w:rsidP="00234F4F">
            <w:pPr>
              <w:pStyle w:val="NoSpacing"/>
            </w:pPr>
            <w:r>
              <w:t>Antenna Type: Other, dipole, helix, horn, loop, monopole, patch, phased array, reflector, slot, spiral</w:t>
            </w:r>
          </w:p>
        </w:tc>
        <w:tc>
          <w:tcPr>
            <w:tcW w:w="2425" w:type="dxa"/>
            <w:gridSpan w:val="2"/>
          </w:tcPr>
          <w:p w14:paraId="51DDBF8F" w14:textId="6E736208" w:rsidR="00234F4F" w:rsidRDefault="0000601F" w:rsidP="00234F4F">
            <w:pPr>
              <w:pStyle w:val="NoSpacing"/>
            </w:pPr>
            <w:r>
              <w:t>Yagi-</w:t>
            </w:r>
            <w:proofErr w:type="spellStart"/>
            <w:r>
              <w:t>Uda</w:t>
            </w:r>
            <w:proofErr w:type="spellEnd"/>
          </w:p>
        </w:tc>
      </w:tr>
      <w:tr w:rsidR="00234F4F" w14:paraId="5FCDBC97" w14:textId="77777777" w:rsidTr="00234F4F">
        <w:tc>
          <w:tcPr>
            <w:tcW w:w="6925" w:type="dxa"/>
          </w:tcPr>
          <w:p w14:paraId="23677A25" w14:textId="70E66E1C" w:rsidR="00234F4F" w:rsidRDefault="00234F4F" w:rsidP="00234F4F">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53C5A167" w14:textId="5F112C3E" w:rsidR="00234F4F" w:rsidRDefault="0000601F" w:rsidP="00234F4F">
            <w:pPr>
              <w:pStyle w:val="NoSpacing"/>
            </w:pPr>
            <w:r>
              <w:t>Circular Polarized, polarization switch will be purchased for either RHCP or LHCP</w:t>
            </w:r>
          </w:p>
        </w:tc>
      </w:tr>
      <w:tr w:rsidR="00234F4F" w14:paraId="365CB101" w14:textId="77777777" w:rsidTr="00234F4F">
        <w:tc>
          <w:tcPr>
            <w:tcW w:w="6925" w:type="dxa"/>
          </w:tcPr>
          <w:p w14:paraId="18AC2124" w14:textId="531B18DD" w:rsidR="00234F4F" w:rsidRDefault="00234F4F" w:rsidP="00234F4F">
            <w:pPr>
              <w:pStyle w:val="NoSpacing"/>
            </w:pPr>
            <w:r>
              <w:t>Antenna Axial Ratio: [dB]</w:t>
            </w:r>
          </w:p>
        </w:tc>
        <w:tc>
          <w:tcPr>
            <w:tcW w:w="2425" w:type="dxa"/>
            <w:gridSpan w:val="2"/>
          </w:tcPr>
          <w:p w14:paraId="1E802D75" w14:textId="77777777" w:rsidR="00234F4F" w:rsidRDefault="00234F4F" w:rsidP="00234F4F">
            <w:pPr>
              <w:pStyle w:val="NoSpacing"/>
            </w:pPr>
          </w:p>
        </w:tc>
      </w:tr>
      <w:tr w:rsidR="00234F4F" w14:paraId="7DA2157C" w14:textId="77777777" w:rsidTr="008E1FAF">
        <w:trPr>
          <w:trHeight w:val="276"/>
        </w:trPr>
        <w:tc>
          <w:tcPr>
            <w:tcW w:w="6925" w:type="dxa"/>
            <w:vMerge w:val="restart"/>
          </w:tcPr>
          <w:p w14:paraId="6CDE8654" w14:textId="7EC1A3ED" w:rsidR="00234F4F" w:rsidRDefault="00234F4F" w:rsidP="00234F4F">
            <w:pPr>
              <w:pStyle w:val="NoSpacing"/>
            </w:pPr>
            <w:r>
              <w:t xml:space="preserve">Emission Bandwidth (2-sided):  </w:t>
            </w:r>
          </w:p>
        </w:tc>
        <w:tc>
          <w:tcPr>
            <w:tcW w:w="1440" w:type="dxa"/>
          </w:tcPr>
          <w:p w14:paraId="735C6026" w14:textId="65BAAAF7" w:rsidR="00234F4F" w:rsidRDefault="00234F4F" w:rsidP="00234F4F">
            <w:pPr>
              <w:pStyle w:val="NoSpacing"/>
            </w:pPr>
            <w:r>
              <w:t>-3 dB [MHz]</w:t>
            </w:r>
          </w:p>
        </w:tc>
        <w:tc>
          <w:tcPr>
            <w:tcW w:w="985" w:type="dxa"/>
          </w:tcPr>
          <w:p w14:paraId="2FD44684" w14:textId="122011ED" w:rsidR="00234F4F" w:rsidRDefault="00234F4F" w:rsidP="00234F4F">
            <w:pPr>
              <w:pStyle w:val="NoSpacing"/>
            </w:pPr>
          </w:p>
        </w:tc>
      </w:tr>
      <w:tr w:rsidR="00234F4F" w14:paraId="3880B2C4" w14:textId="77777777" w:rsidTr="008E1FAF">
        <w:trPr>
          <w:trHeight w:val="276"/>
        </w:trPr>
        <w:tc>
          <w:tcPr>
            <w:tcW w:w="6925" w:type="dxa"/>
            <w:vMerge/>
          </w:tcPr>
          <w:p w14:paraId="4D578403" w14:textId="77777777" w:rsidR="00234F4F" w:rsidRDefault="00234F4F" w:rsidP="00234F4F">
            <w:pPr>
              <w:pStyle w:val="NoSpacing"/>
            </w:pPr>
          </w:p>
        </w:tc>
        <w:tc>
          <w:tcPr>
            <w:tcW w:w="1440" w:type="dxa"/>
          </w:tcPr>
          <w:p w14:paraId="0474DBC7" w14:textId="453DA6EA" w:rsidR="00234F4F" w:rsidRDefault="00234F4F" w:rsidP="00234F4F">
            <w:pPr>
              <w:pStyle w:val="NoSpacing"/>
            </w:pPr>
            <w:r>
              <w:t xml:space="preserve">-20 </w:t>
            </w:r>
            <w:proofErr w:type="spellStart"/>
            <w:r>
              <w:t>db</w:t>
            </w:r>
            <w:proofErr w:type="spellEnd"/>
            <w:r>
              <w:t xml:space="preserve"> [MHz]</w:t>
            </w:r>
          </w:p>
        </w:tc>
        <w:tc>
          <w:tcPr>
            <w:tcW w:w="985" w:type="dxa"/>
          </w:tcPr>
          <w:p w14:paraId="317033D1" w14:textId="77BC0E13" w:rsidR="00234F4F" w:rsidRDefault="00234F4F" w:rsidP="00234F4F">
            <w:pPr>
              <w:pStyle w:val="NoSpacing"/>
            </w:pPr>
          </w:p>
        </w:tc>
      </w:tr>
      <w:tr w:rsidR="00234F4F" w14:paraId="03E5D96F" w14:textId="77777777" w:rsidTr="008E1FAF">
        <w:trPr>
          <w:trHeight w:val="276"/>
        </w:trPr>
        <w:tc>
          <w:tcPr>
            <w:tcW w:w="6925" w:type="dxa"/>
            <w:vMerge/>
          </w:tcPr>
          <w:p w14:paraId="3C56DAE0" w14:textId="77777777" w:rsidR="00234F4F" w:rsidRDefault="00234F4F" w:rsidP="00234F4F">
            <w:pPr>
              <w:pStyle w:val="NoSpacing"/>
            </w:pPr>
          </w:p>
        </w:tc>
        <w:tc>
          <w:tcPr>
            <w:tcW w:w="1440" w:type="dxa"/>
          </w:tcPr>
          <w:p w14:paraId="2CF96C4A" w14:textId="69392909" w:rsidR="00234F4F" w:rsidRDefault="00234F4F" w:rsidP="00234F4F">
            <w:pPr>
              <w:pStyle w:val="NoSpacing"/>
            </w:pPr>
            <w:r>
              <w:t xml:space="preserve">-40 </w:t>
            </w:r>
            <w:proofErr w:type="spellStart"/>
            <w:r>
              <w:t>db</w:t>
            </w:r>
            <w:proofErr w:type="spellEnd"/>
            <w:r>
              <w:t xml:space="preserve"> [MHz]</w:t>
            </w:r>
          </w:p>
        </w:tc>
        <w:tc>
          <w:tcPr>
            <w:tcW w:w="985" w:type="dxa"/>
          </w:tcPr>
          <w:p w14:paraId="6B179CC3" w14:textId="2CC21702" w:rsidR="00234F4F" w:rsidRDefault="00234F4F" w:rsidP="00234F4F">
            <w:pPr>
              <w:pStyle w:val="NoSpacing"/>
            </w:pPr>
          </w:p>
        </w:tc>
      </w:tr>
      <w:tr w:rsidR="00234F4F" w14:paraId="5177BD63" w14:textId="77777777" w:rsidTr="008E1FAF">
        <w:trPr>
          <w:trHeight w:val="276"/>
        </w:trPr>
        <w:tc>
          <w:tcPr>
            <w:tcW w:w="6925" w:type="dxa"/>
            <w:vMerge/>
          </w:tcPr>
          <w:p w14:paraId="23D31CB7" w14:textId="77777777" w:rsidR="00234F4F" w:rsidRDefault="00234F4F" w:rsidP="00234F4F">
            <w:pPr>
              <w:pStyle w:val="NoSpacing"/>
            </w:pPr>
          </w:p>
        </w:tc>
        <w:tc>
          <w:tcPr>
            <w:tcW w:w="1440" w:type="dxa"/>
          </w:tcPr>
          <w:p w14:paraId="1260F5CB" w14:textId="50E829CA" w:rsidR="00234F4F" w:rsidRDefault="00234F4F" w:rsidP="00234F4F">
            <w:pPr>
              <w:pStyle w:val="NoSpacing"/>
            </w:pPr>
            <w:r>
              <w:t xml:space="preserve">-60 </w:t>
            </w:r>
            <w:proofErr w:type="spellStart"/>
            <w:r>
              <w:t>db</w:t>
            </w:r>
            <w:proofErr w:type="spellEnd"/>
            <w:r>
              <w:t xml:space="preserve"> [MHz]</w:t>
            </w:r>
          </w:p>
        </w:tc>
        <w:tc>
          <w:tcPr>
            <w:tcW w:w="985" w:type="dxa"/>
          </w:tcPr>
          <w:p w14:paraId="75016474" w14:textId="3CE7597D" w:rsidR="00234F4F" w:rsidRDefault="00234F4F" w:rsidP="00234F4F">
            <w:pPr>
              <w:pStyle w:val="NoSpacing"/>
            </w:pPr>
          </w:p>
        </w:tc>
      </w:tr>
      <w:tr w:rsidR="00234F4F" w14:paraId="151D0566" w14:textId="77777777" w:rsidTr="00CE74B3">
        <w:trPr>
          <w:trHeight w:val="276"/>
        </w:trPr>
        <w:tc>
          <w:tcPr>
            <w:tcW w:w="6925" w:type="dxa"/>
          </w:tcPr>
          <w:p w14:paraId="45570EB6" w14:textId="244CD974" w:rsidR="00234F4F" w:rsidRDefault="00234F4F" w:rsidP="00234F4F">
            <w:pPr>
              <w:pStyle w:val="NoSpacing"/>
            </w:pPr>
            <w:r>
              <w:t>Data Rate (Referenced at modulator input. If forward error correction (FEC) is used, this field is the coded symbol rate. If FEC is not used, this field is the information rate + overhead) [Mbps]</w:t>
            </w:r>
          </w:p>
        </w:tc>
        <w:tc>
          <w:tcPr>
            <w:tcW w:w="2425" w:type="dxa"/>
            <w:gridSpan w:val="2"/>
          </w:tcPr>
          <w:p w14:paraId="17117E0A" w14:textId="3D861E2B" w:rsidR="00234F4F" w:rsidRDefault="0000601F" w:rsidP="00234F4F">
            <w:pPr>
              <w:pStyle w:val="NoSpacing"/>
            </w:pPr>
            <w:r>
              <w:t>0.0012</w:t>
            </w:r>
          </w:p>
        </w:tc>
      </w:tr>
      <w:tr w:rsidR="00234F4F" w14:paraId="78272C8D" w14:textId="77777777" w:rsidTr="00CE74B3">
        <w:trPr>
          <w:trHeight w:val="276"/>
        </w:trPr>
        <w:tc>
          <w:tcPr>
            <w:tcW w:w="6925" w:type="dxa"/>
          </w:tcPr>
          <w:p w14:paraId="5D47F484" w14:textId="333EF70E" w:rsidR="00234F4F" w:rsidRDefault="00234F4F" w:rsidP="00234F4F">
            <w:pPr>
              <w:pStyle w:val="NoSpacing"/>
            </w:pPr>
            <w:r>
              <w:t>Modulation Scheme: Other, AM, ASK, BPSK, FM, FSK, GMSK, MSK, QAM, QPSK</w:t>
            </w:r>
          </w:p>
        </w:tc>
        <w:tc>
          <w:tcPr>
            <w:tcW w:w="2425" w:type="dxa"/>
            <w:gridSpan w:val="2"/>
          </w:tcPr>
          <w:p w14:paraId="39CFE8EA" w14:textId="042EA92B" w:rsidR="00234F4F" w:rsidRDefault="0000601F" w:rsidP="00234F4F">
            <w:pPr>
              <w:pStyle w:val="NoSpacing"/>
            </w:pPr>
            <w:r>
              <w:t>GMSK</w:t>
            </w:r>
          </w:p>
        </w:tc>
      </w:tr>
    </w:tbl>
    <w:p w14:paraId="05DF3D08" w14:textId="77777777" w:rsidR="00AA2834" w:rsidRDefault="00AA2834" w:rsidP="00AA2834">
      <w:pPr>
        <w:pStyle w:val="NoSpacing"/>
      </w:pPr>
    </w:p>
    <w:p w14:paraId="5C1275CF" w14:textId="70AB5BA3" w:rsidR="0058186D" w:rsidRDefault="0058186D" w:rsidP="0058186D">
      <w:pPr>
        <w:pStyle w:val="Heading1"/>
      </w:pPr>
      <w:bookmarkStart w:id="76" w:name="_Toc26515470"/>
      <w:r>
        <w:t>Attitude Determination and Control System</w:t>
      </w:r>
      <w:r w:rsidR="006D4579">
        <w:t xml:space="preserve"> (ADCS)</w:t>
      </w:r>
      <w:bookmarkEnd w:id="76"/>
    </w:p>
    <w:p w14:paraId="5B755A66" w14:textId="77EE392E" w:rsidR="00FB792E" w:rsidRDefault="00FB792E" w:rsidP="0058186D">
      <w:pPr>
        <w:pStyle w:val="Heading2"/>
      </w:pPr>
      <w:bookmarkStart w:id="77" w:name="_Toc26515471"/>
      <w:r>
        <w:t>ADCS Description</w:t>
      </w:r>
      <w:bookmarkEnd w:id="77"/>
    </w:p>
    <w:p w14:paraId="4B3E5A7E" w14:textId="42F818C1" w:rsidR="0058186D" w:rsidRDefault="0058186D" w:rsidP="0058186D">
      <w:r>
        <w:t>P</w:t>
      </w:r>
      <w:r w:rsidRPr="004822B8">
        <w:t>rovide the</w:t>
      </w:r>
      <w:r>
        <w:t xml:space="preserve"> following:</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742"/>
        <w:gridCol w:w="1608"/>
      </w:tblGrid>
      <w:tr w:rsidR="0058186D" w14:paraId="6FD0BAD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27AE0" w14:textId="0834E3D1" w:rsidR="0058186D" w:rsidRPr="008E1FAF" w:rsidRDefault="00CD3C28" w:rsidP="0058186D">
            <w:pPr>
              <w:pStyle w:val="DefaultStyle"/>
              <w:spacing w:after="0" w:line="100" w:lineRule="atLeast"/>
              <w:jc w:val="center"/>
              <w:rPr>
                <w:b/>
              </w:rPr>
            </w:pPr>
            <w:r w:rsidRPr="008E1FAF">
              <w:rPr>
                <w:b/>
              </w:rPr>
              <w:t>ADCS Description</w:t>
            </w:r>
          </w:p>
        </w:tc>
      </w:tr>
      <w:tr w:rsidR="008977BA" w14:paraId="2E629344"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4F1844" w14:textId="6B2DB951" w:rsidR="008977BA" w:rsidRDefault="008977BA" w:rsidP="008977BA">
            <w:pPr>
              <w:pStyle w:val="DefaultStyle"/>
              <w:spacing w:after="0" w:line="100" w:lineRule="atLeast"/>
              <w:jc w:val="center"/>
            </w:pPr>
            <w:r>
              <w:t>Passive</w:t>
            </w:r>
          </w:p>
        </w:tc>
      </w:tr>
      <w:tr w:rsidR="008977BA" w14:paraId="37E49EE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9BBCCB" w14:textId="58F5C1D1" w:rsidR="008977BA" w:rsidRDefault="008977BA" w:rsidP="008977BA">
            <w:pPr>
              <w:pStyle w:val="DefaultStyle"/>
              <w:spacing w:after="0" w:line="100" w:lineRule="atLeast"/>
            </w:pPr>
            <w:r>
              <w:t>Gravity-gradient (if deployable mass or appendage used</w:t>
            </w:r>
            <w:r w:rsidR="00A14344">
              <w:t>,</w:t>
            </w:r>
            <w:r>
              <w:t xml:space="preserve"> list in Section 3.3)</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A67BB5" w14:textId="77777777" w:rsidR="008977BA" w:rsidRDefault="008977BA" w:rsidP="008977BA">
            <w:pPr>
              <w:pStyle w:val="DefaultStyle"/>
              <w:spacing w:after="0" w:line="100" w:lineRule="atLeast"/>
            </w:pPr>
          </w:p>
        </w:tc>
      </w:tr>
      <w:tr w:rsidR="008977BA" w14:paraId="7D2EDC6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B1D193" w14:textId="4B7D1AD5" w:rsidR="008977BA" w:rsidRDefault="008977BA" w:rsidP="008977BA">
            <w:pPr>
              <w:pStyle w:val="DefaultStyle"/>
              <w:spacing w:after="0" w:line="100" w:lineRule="atLeast"/>
            </w:pPr>
            <w:r>
              <w:t>Spin stabilization</w:t>
            </w:r>
            <w:r w:rsidR="00FB792E">
              <w:t xml:space="preserve"> (describe means </w:t>
            </w:r>
            <w:r w:rsidR="00A14344">
              <w:t xml:space="preserve">of </w:t>
            </w:r>
            <w:r w:rsidR="00FB792E">
              <w:t>rotation imparted to CubeSat)</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C1C853" w14:textId="77777777" w:rsidR="008977BA" w:rsidRDefault="008977BA" w:rsidP="008977BA">
            <w:pPr>
              <w:pStyle w:val="DefaultStyle"/>
              <w:spacing w:after="0" w:line="100" w:lineRule="atLeast"/>
            </w:pPr>
          </w:p>
        </w:tc>
      </w:tr>
      <w:tr w:rsidR="008977BA" w14:paraId="1BABEAE9"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A3F2F1" w14:textId="195C3F35" w:rsidR="008977BA" w:rsidRDefault="008977BA" w:rsidP="008977BA">
            <w:pPr>
              <w:pStyle w:val="DefaultStyle"/>
              <w:spacing w:after="0" w:line="100" w:lineRule="atLeast"/>
              <w:jc w:val="center"/>
            </w:pPr>
            <w:r>
              <w:t>Active</w:t>
            </w:r>
          </w:p>
        </w:tc>
      </w:tr>
      <w:tr w:rsidR="008977BA" w14:paraId="40E68C4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5F9A94" w14:textId="5F90599E" w:rsidR="00893919" w:rsidRDefault="00173D89" w:rsidP="008977BA">
            <w:pPr>
              <w:pStyle w:val="DefaultStyle"/>
              <w:spacing w:after="0" w:line="100" w:lineRule="atLeast"/>
            </w:pPr>
            <w:r>
              <w:t>I</w:t>
            </w:r>
            <w:r w:rsidR="00893919">
              <w:t>mpulse</w:t>
            </w:r>
            <w:r>
              <w:t xml:space="preserve"> type </w:t>
            </w:r>
            <w:r w:rsidR="00893919">
              <w:t>(</w:t>
            </w:r>
            <w:r>
              <w:t>if thrusters used</w:t>
            </w:r>
            <w:r w:rsidR="00A14344">
              <w:t>,</w:t>
            </w:r>
            <w:r>
              <w:t xml:space="preserve"> </w:t>
            </w:r>
            <w:r w:rsidR="00893919">
              <w:t xml:space="preserve">list in Section </w:t>
            </w:r>
            <w:r w:rsidR="001E3F18">
              <w:t>10)</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B9E081" w14:textId="441142CB" w:rsidR="008977BA" w:rsidRDefault="009F196E" w:rsidP="008977BA">
            <w:pPr>
              <w:pStyle w:val="DefaultStyle"/>
              <w:spacing w:after="0" w:line="100" w:lineRule="atLeast"/>
            </w:pPr>
            <w:r>
              <w:t>N/A</w:t>
            </w:r>
          </w:p>
        </w:tc>
      </w:tr>
      <w:tr w:rsidR="00FB792E" w14:paraId="5A28420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2C9BF0" w14:textId="1464B51B" w:rsidR="00FB792E" w:rsidRDefault="00FB792E" w:rsidP="008977BA">
            <w:pPr>
              <w:pStyle w:val="DefaultStyle"/>
              <w:spacing w:after="0" w:line="100" w:lineRule="atLeast"/>
            </w:pPr>
            <w:r>
              <w:lastRenderedPageBreak/>
              <w:t>Momentum or Control Moment Gyros (if magnetic bearings used</w:t>
            </w:r>
            <w:r w:rsidR="00A14344">
              <w:t>,</w:t>
            </w:r>
            <w:r>
              <w:t xml:space="preserve"> list in Section 7.2)</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670B46" w14:textId="34791549" w:rsidR="00FB792E" w:rsidRDefault="009F196E" w:rsidP="008977BA">
            <w:pPr>
              <w:pStyle w:val="DefaultStyle"/>
              <w:spacing w:after="0" w:line="100" w:lineRule="atLeast"/>
            </w:pPr>
            <w:r>
              <w:t>Magnetorquers</w:t>
            </w:r>
          </w:p>
        </w:tc>
      </w:tr>
    </w:tbl>
    <w:p w14:paraId="727924C2" w14:textId="1ABC0CE8" w:rsidR="00FB792E" w:rsidRDefault="00FB792E" w:rsidP="00CD3C28">
      <w:pPr>
        <w:pStyle w:val="Heading2"/>
      </w:pPr>
      <w:bookmarkStart w:id="78" w:name="_Toc26515472"/>
      <w:r>
        <w:t>Magnetic Devices</w:t>
      </w:r>
      <w:bookmarkEnd w:id="78"/>
    </w:p>
    <w:p w14:paraId="48BA20B6" w14:textId="2CC2838A" w:rsidR="00CD3C28" w:rsidRDefault="00CD3C28" w:rsidP="00CD3C28">
      <w:r>
        <w:t>If permanent/electro</w:t>
      </w:r>
      <w:r w:rsidR="00D6716D">
        <w:t>-</w:t>
      </w:r>
      <w:r>
        <w:t>magnets used: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CD3C28" w14:paraId="26DD96AC"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88AB1" w14:textId="3736D7F2" w:rsidR="00CD3C28" w:rsidRPr="00385F2F" w:rsidRDefault="0059287F" w:rsidP="004F1BFF">
            <w:pPr>
              <w:pStyle w:val="DefaultStyle"/>
              <w:spacing w:after="0" w:line="100" w:lineRule="atLeast"/>
              <w:jc w:val="center"/>
            </w:pPr>
            <w:r>
              <w:t xml:space="preserve">Magneto </w:t>
            </w:r>
            <w:proofErr w:type="gramStart"/>
            <w:r>
              <w:t>Torquers  Description</w:t>
            </w:r>
            <w:proofErr w:type="gramEnd"/>
          </w:p>
        </w:tc>
      </w:tr>
      <w:tr w:rsidR="00CD3C28" w14:paraId="2186BDD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A0D51" w14:textId="7260B18D" w:rsidR="00CD3C28" w:rsidRDefault="00D6716D" w:rsidP="004F1BFF">
            <w:pPr>
              <w:pStyle w:val="DefaultStyle"/>
              <w:spacing w:after="0" w:line="100" w:lineRule="atLeast"/>
            </w:pPr>
            <w:r>
              <w:t>Number</w:t>
            </w:r>
            <w:r w:rsidR="00A14344">
              <w:t xml:space="preserve"> of</w:t>
            </w:r>
            <w:r>
              <w:t xml:space="preserve"> </w:t>
            </w:r>
            <w:commentRangeStart w:id="79"/>
            <w:commentRangeStart w:id="80"/>
            <w:r>
              <w:t>permanent</w:t>
            </w:r>
            <w:commentRangeEnd w:id="79"/>
            <w:r w:rsidR="00DE7C7E">
              <w:rPr>
                <w:rStyle w:val="CommentReference"/>
              </w:rPr>
              <w:commentReference w:id="79"/>
            </w:r>
            <w:commentRangeEnd w:id="80"/>
            <w:r w:rsidR="0035320B">
              <w:rPr>
                <w:rStyle w:val="CommentReference"/>
              </w:rPr>
              <w:commentReference w:id="80"/>
            </w:r>
            <w:r>
              <w:t>/electro-magnets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0DA52F" w14:textId="02E4D2A8" w:rsidR="00CD3C28" w:rsidRDefault="00CA0683" w:rsidP="004F1BFF">
            <w:pPr>
              <w:pStyle w:val="DefaultStyle"/>
              <w:spacing w:after="0" w:line="100" w:lineRule="atLeast"/>
            </w:pPr>
            <w:r>
              <w:t>3</w:t>
            </w:r>
            <w:r w:rsidR="00E90085">
              <w:t xml:space="preserve"> electro-magnets</w:t>
            </w:r>
          </w:p>
        </w:tc>
      </w:tr>
      <w:tr w:rsidR="00A14344" w14:paraId="7A1BA814"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B7CB3" w14:textId="23FD0033" w:rsidR="00A14344" w:rsidRDefault="00A14344" w:rsidP="004F1BFF">
            <w:pPr>
              <w:pStyle w:val="DefaultStyle"/>
              <w:spacing w:after="0" w:line="100" w:lineRule="atLeast"/>
            </w:pPr>
            <w:r>
              <w:t>Schematic depicting physical layout within CubeSat</w:t>
            </w:r>
            <w:r w:rsidR="00D528BE">
              <w:t>:</w:t>
            </w:r>
          </w:p>
        </w:tc>
      </w:tr>
      <w:tr w:rsidR="00A14344" w14:paraId="68DE863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545C77" w14:textId="77777777" w:rsidR="00A14344" w:rsidRDefault="00A14344" w:rsidP="004F1BFF">
            <w:pPr>
              <w:pStyle w:val="DefaultStyle"/>
              <w:spacing w:after="0" w:line="100" w:lineRule="atLeast"/>
            </w:pPr>
          </w:p>
          <w:p w14:paraId="693319FC" w14:textId="77777777" w:rsidR="006B4F6E" w:rsidRDefault="006B4F6E" w:rsidP="004F1BFF">
            <w:pPr>
              <w:pStyle w:val="DefaultStyle"/>
              <w:spacing w:after="0" w:line="100" w:lineRule="atLeast"/>
            </w:pPr>
          </w:p>
          <w:p w14:paraId="15D6B4B0" w14:textId="53BF33CD" w:rsidR="006B4F6E" w:rsidRDefault="006B4F6E" w:rsidP="004F1BFF">
            <w:pPr>
              <w:pStyle w:val="DefaultStyle"/>
              <w:spacing w:after="0" w:line="100" w:lineRule="atLeast"/>
            </w:pPr>
          </w:p>
        </w:tc>
      </w:tr>
      <w:tr w:rsidR="00B46047" w14:paraId="4A6F094C"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AF8411" w14:textId="6C8ECE65" w:rsidR="00B46047" w:rsidRDefault="00B46047" w:rsidP="004F1BFF">
            <w:pPr>
              <w:pStyle w:val="DefaultStyle"/>
              <w:spacing w:after="0" w:line="100" w:lineRule="atLeast"/>
            </w:pPr>
            <w:r>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A2DE1" w14:textId="77777777" w:rsidR="00B46047" w:rsidRDefault="00B46047" w:rsidP="004F1BFF">
            <w:pPr>
              <w:pStyle w:val="DefaultStyle"/>
              <w:spacing w:after="0" w:line="100" w:lineRule="atLeast"/>
            </w:pPr>
          </w:p>
        </w:tc>
      </w:tr>
      <w:tr w:rsidR="00B46047" w14:paraId="45CBF2A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A89B05" w14:textId="3D90DC59" w:rsidR="00B46047" w:rsidRDefault="00B46047" w:rsidP="004F1BFF">
            <w:pPr>
              <w:pStyle w:val="DefaultStyle"/>
              <w:spacing w:after="0" w:line="100" w:lineRule="atLeast"/>
            </w:pPr>
            <w:r>
              <w:t>Model or part 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4FCF2E" w14:textId="77777777" w:rsidR="00B46047" w:rsidRDefault="00B46047" w:rsidP="004F1BFF">
            <w:pPr>
              <w:pStyle w:val="DefaultStyle"/>
              <w:spacing w:after="0" w:line="100" w:lineRule="atLeast"/>
            </w:pPr>
          </w:p>
        </w:tc>
      </w:tr>
      <w:tr w:rsidR="006D4579" w14:paraId="40F4181A"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C1EBA8" w14:textId="400C9BB2" w:rsidR="006D4579" w:rsidRDefault="006D4579" w:rsidP="004F1BFF">
            <w:pPr>
              <w:pStyle w:val="DefaultStyle"/>
              <w:spacing w:after="0" w:line="100" w:lineRule="atLeast"/>
            </w:pPr>
            <w:r>
              <w:t xml:space="preserve">If permanent magnets, list </w:t>
            </w:r>
            <w:r w:rsidR="006F25B4">
              <w:t>magnetic field strength at 10cm [Gauss]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7A4D4A" w14:textId="77777777" w:rsidR="006D4579" w:rsidRDefault="006D4579" w:rsidP="004F1BFF">
            <w:pPr>
              <w:pStyle w:val="DefaultStyle"/>
              <w:spacing w:after="0" w:line="100" w:lineRule="atLeast"/>
            </w:pPr>
          </w:p>
        </w:tc>
      </w:tr>
      <w:tr w:rsidR="00CD3C28" w14:paraId="49B8D5D9"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E7EF37" w14:textId="2417CB74" w:rsidR="00CD3C28" w:rsidRDefault="00D6716D" w:rsidP="004F1BFF">
            <w:pPr>
              <w:pStyle w:val="DefaultStyle"/>
              <w:spacing w:after="0" w:line="100" w:lineRule="atLeast"/>
            </w:pPr>
            <w:r>
              <w:t xml:space="preserve">If </w:t>
            </w:r>
            <w:r w:rsidR="00B46047">
              <w:t>electro</w:t>
            </w:r>
            <w:r w:rsidR="0059287F">
              <w:t xml:space="preserve">-magnets, list field strength </w:t>
            </w:r>
            <w:r w:rsidR="00B46047">
              <w:t xml:space="preserve">per each </w:t>
            </w:r>
            <w:r w:rsidR="006F25B4">
              <w:t>[</w:t>
            </w:r>
            <w:r w:rsidR="0059287F">
              <w:t>amps-turns-m</w:t>
            </w:r>
            <w:r w:rsidR="0059287F" w:rsidRPr="0059287F">
              <w:rPr>
                <w:vertAlign w:val="superscript"/>
              </w:rPr>
              <w:t>2</w:t>
            </w:r>
            <w:r w:rsidR="006F25B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0F7A1" w14:textId="77777777" w:rsidR="00CD3C28" w:rsidRDefault="00CD3C28" w:rsidP="004F1BFF">
            <w:pPr>
              <w:pStyle w:val="DefaultStyle"/>
              <w:spacing w:after="0" w:line="100" w:lineRule="atLeast"/>
            </w:pPr>
          </w:p>
        </w:tc>
      </w:tr>
    </w:tbl>
    <w:p w14:paraId="08024F46" w14:textId="77777777" w:rsidR="005A2AD7" w:rsidRDefault="00893EEF" w:rsidP="00DB442F">
      <w:pPr>
        <w:pStyle w:val="Heading1"/>
      </w:pPr>
      <w:bookmarkStart w:id="81" w:name="_Toc26515473"/>
      <w:r>
        <w:t>Integration</w:t>
      </w:r>
      <w:bookmarkEnd w:id="81"/>
    </w:p>
    <w:p w14:paraId="5BA7E9F9" w14:textId="77777777" w:rsidR="005A2AD7" w:rsidRDefault="00A167EC" w:rsidP="00A345BB">
      <w:r>
        <w:t>Customer</w:t>
      </w:r>
      <w:r w:rsidR="00A345BB">
        <w:t>s</w:t>
      </w:r>
      <w:r>
        <w:t xml:space="preserve"> must provide a letter describing their integration requirements. The letter, at a minimum, </w:t>
      </w:r>
      <w:r w:rsidR="007D1F1D">
        <w:t>must contain</w:t>
      </w:r>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2"/>
        <w:gridCol w:w="2318"/>
      </w:tblGrid>
      <w:tr w:rsidR="00A345BB" w14:paraId="3648472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C7E27A" w14:textId="77777777" w:rsidR="00A345BB" w:rsidRPr="00A345BB" w:rsidRDefault="00A345BB" w:rsidP="00A345BB">
            <w:pPr>
              <w:pStyle w:val="DefaultStyle"/>
              <w:spacing w:after="0" w:line="100" w:lineRule="atLeast"/>
              <w:jc w:val="center"/>
            </w:pPr>
            <w:r>
              <w:t>Customer Integration Letter</w:t>
            </w:r>
          </w:p>
        </w:tc>
      </w:tr>
      <w:tr w:rsidR="00A345BB" w14:paraId="3B337E3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F4F8F" w14:textId="77777777" w:rsidR="00A345BB" w:rsidRDefault="00A345BB" w:rsidP="00A345BB">
            <w:pPr>
              <w:pStyle w:val="DefaultStyle"/>
              <w:spacing w:after="0" w:line="100" w:lineRule="atLeast"/>
            </w:pPr>
            <w:r>
              <w:t>Description of Remove Before Flight (RBF) pin (or functional equivalent) and physical location of deployment switches.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BDBFE" w14:textId="77777777" w:rsidR="00A345BB" w:rsidRDefault="00A345BB" w:rsidP="00385F2F">
            <w:pPr>
              <w:pStyle w:val="DefaultStyle"/>
              <w:spacing w:after="0" w:line="100" w:lineRule="atLeast"/>
            </w:pPr>
          </w:p>
        </w:tc>
      </w:tr>
      <w:tr w:rsidR="00A345BB" w14:paraId="43F98EF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7D966A" w14:textId="3FE4E939" w:rsidR="00A345BB" w:rsidRDefault="00A345BB" w:rsidP="006F25B4">
            <w:pPr>
              <w:pStyle w:val="DefaultStyle"/>
              <w:tabs>
                <w:tab w:val="left" w:pos="3900"/>
              </w:tabs>
              <w:spacing w:after="0" w:line="100" w:lineRule="atLeast"/>
            </w:pPr>
            <w:r>
              <w:t>Procedure to reset delay timer clock</w:t>
            </w:r>
            <w:r w:rsidR="006F25B4">
              <w:tab/>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002E36" w14:textId="77777777" w:rsidR="00A345BB" w:rsidRDefault="00A345BB" w:rsidP="00385F2F">
            <w:pPr>
              <w:pStyle w:val="DefaultStyle"/>
              <w:spacing w:after="0" w:line="100" w:lineRule="atLeast"/>
            </w:pPr>
          </w:p>
        </w:tc>
      </w:tr>
      <w:tr w:rsidR="006F25B4" w14:paraId="7796B28C"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F4FA73" w14:textId="0EBB5242" w:rsidR="006F25B4" w:rsidRDefault="006F25B4" w:rsidP="006F25B4">
            <w:pPr>
              <w:pStyle w:val="DefaultStyle"/>
              <w:tabs>
                <w:tab w:val="left" w:pos="3900"/>
              </w:tabs>
              <w:spacing w:after="0" w:line="100" w:lineRule="atLeast"/>
            </w:pPr>
            <w:r>
              <w:t>General handling procedures and keep out zones (KOZs), with applicable figures/pictures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38D02A" w14:textId="77777777" w:rsidR="006F25B4" w:rsidRDefault="006F25B4" w:rsidP="00385F2F">
            <w:pPr>
              <w:pStyle w:val="DefaultStyle"/>
              <w:spacing w:after="0" w:line="100" w:lineRule="atLeast"/>
            </w:pPr>
          </w:p>
        </w:tc>
      </w:tr>
    </w:tbl>
    <w:p w14:paraId="57EE0F77" w14:textId="77777777" w:rsidR="007D1F1D" w:rsidRDefault="007D1F1D" w:rsidP="00A345BB">
      <w:pPr>
        <w:pStyle w:val="ColorfulList-Accent11"/>
        <w:ind w:left="0"/>
      </w:pPr>
    </w:p>
    <w:p w14:paraId="62D4267D" w14:textId="77777777" w:rsidR="00DD0CCA" w:rsidRDefault="00DD0CCA" w:rsidP="00A345BB">
      <w:pPr>
        <w:pStyle w:val="Heading2"/>
        <w:ind w:left="630"/>
      </w:pPr>
      <w:bookmarkStart w:id="82" w:name="_Toc26515474"/>
      <w:r>
        <w:t>CubeSat Flight Model Data</w:t>
      </w:r>
      <w:bookmarkEnd w:id="82"/>
    </w:p>
    <w:p w14:paraId="7FD57694" w14:textId="77777777" w:rsidR="00DD0CCA" w:rsidRPr="00DD0CCA" w:rsidRDefault="008D0CF9" w:rsidP="00DD0CCA">
      <w:r>
        <w:t>Please provide.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DD0CCA" w14:paraId="2E5C71EB"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2FE8E" w14:textId="4C92250B" w:rsidR="00DD0CCA" w:rsidRPr="004D7D63" w:rsidRDefault="006F25B4" w:rsidP="00385F2F">
            <w:pPr>
              <w:pStyle w:val="DefaultStyle"/>
              <w:spacing w:after="0" w:line="100" w:lineRule="atLeast"/>
              <w:jc w:val="center"/>
              <w:rPr>
                <w:b/>
              </w:rPr>
            </w:pPr>
            <w:r>
              <w:t>As-built Dimensions [mm]</w:t>
            </w:r>
            <w:r w:rsidR="00DD0CCA">
              <w:rPr>
                <w:b/>
              </w:rPr>
              <w:t xml:space="preserve"> </w:t>
            </w:r>
            <w:r w:rsidR="00DD0CCA" w:rsidRPr="00A345BB">
              <w:t>(see</w:t>
            </w:r>
            <w:r w:rsidR="00A345BB" w:rsidRPr="00A345BB">
              <w:t xml:space="preserve"> </w:t>
            </w:r>
            <w:r w:rsidR="00A345BB">
              <w:rPr>
                <w:b/>
              </w:rPr>
              <w:fldChar w:fldCharType="begin"/>
            </w:r>
            <w:r w:rsidR="00A345BB">
              <w:rPr>
                <w:b/>
              </w:rPr>
              <w:instrText xml:space="preserve"> REF _Ref374705577 \h </w:instrText>
            </w:r>
            <w:r w:rsidR="00A345BB">
              <w:rPr>
                <w:b/>
              </w:rPr>
            </w:r>
            <w:r w:rsidR="00A345BB">
              <w:rPr>
                <w:b/>
              </w:rPr>
              <w:fldChar w:fldCharType="separate"/>
            </w:r>
            <w:r w:rsidR="00593E7A">
              <w:t xml:space="preserve">Figure </w:t>
            </w:r>
            <w:r w:rsidR="00593E7A">
              <w:rPr>
                <w:noProof/>
              </w:rPr>
              <w:t>3</w:t>
            </w:r>
            <w:r w:rsidR="00A345BB">
              <w:rPr>
                <w:b/>
              </w:rPr>
              <w:fldChar w:fldCharType="end"/>
            </w:r>
            <w:r w:rsidR="00DD0CCA" w:rsidRPr="00A345BB">
              <w:t xml:space="preserve"> )</w:t>
            </w:r>
          </w:p>
        </w:tc>
      </w:tr>
      <w:tr w:rsidR="00DD0CCA" w14:paraId="175B451F"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8B002A"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922327" w14:textId="77777777" w:rsidR="00DD0CCA" w:rsidRDefault="00DD0CCA" w:rsidP="00385F2F">
            <w:pPr>
              <w:pStyle w:val="DefaultStyle"/>
              <w:spacing w:after="0" w:line="100" w:lineRule="atLeast"/>
            </w:pPr>
          </w:p>
        </w:tc>
      </w:tr>
      <w:tr w:rsidR="00DD0CCA" w14:paraId="2DDBC78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776159"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DE57D1" w14:textId="77777777" w:rsidR="00DD0CCA" w:rsidRDefault="00DD0CCA" w:rsidP="00385F2F">
            <w:pPr>
              <w:pStyle w:val="DefaultStyle"/>
              <w:spacing w:after="0" w:line="100" w:lineRule="atLeast"/>
            </w:pPr>
          </w:p>
        </w:tc>
      </w:tr>
      <w:tr w:rsidR="00DD0CCA" w14:paraId="081E73A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81DD94" w14:textId="77777777" w:rsidR="00DD0CCA" w:rsidRDefault="00DD0CCA" w:rsidP="00385F2F">
            <w:pPr>
              <w:pStyle w:val="DefaultStyle"/>
              <w:spacing w:after="0" w:line="100" w:lineRule="atLeast"/>
            </w:pPr>
          </w:p>
        </w:tc>
      </w:tr>
      <w:tr w:rsidR="00DD0CCA" w14:paraId="6901858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485F75"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82DA67" w14:textId="77777777" w:rsidR="00DD0CCA" w:rsidRDefault="00DD0CCA" w:rsidP="00385F2F">
            <w:pPr>
              <w:pStyle w:val="DefaultStyle"/>
              <w:spacing w:after="0" w:line="100" w:lineRule="atLeast"/>
            </w:pPr>
          </w:p>
        </w:tc>
      </w:tr>
      <w:tr w:rsidR="00DD0CCA" w14:paraId="7EBD1FD1"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C32ED"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EAB8B8" w14:textId="77777777" w:rsidR="00DD0CCA" w:rsidRDefault="00DD0CCA" w:rsidP="00385F2F">
            <w:pPr>
              <w:pStyle w:val="DefaultStyle"/>
              <w:spacing w:after="0" w:line="100" w:lineRule="atLeast"/>
            </w:pPr>
          </w:p>
        </w:tc>
      </w:tr>
    </w:tbl>
    <w:p w14:paraId="387A7EE0" w14:textId="77777777" w:rsidR="00DD0CCA" w:rsidRDefault="00DD0CCA" w:rsidP="00DD0CCA"/>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6381"/>
      </w:tblGrid>
      <w:tr w:rsidR="00DD0CCA" w14:paraId="2720E700"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622B38" w14:textId="77777777" w:rsidR="00DD0CCA" w:rsidRDefault="00DD0CCA" w:rsidP="00385F2F">
            <w:pPr>
              <w:pStyle w:val="DefaultStyle"/>
              <w:spacing w:after="0" w:line="100" w:lineRule="atLeast"/>
            </w:pPr>
            <w:r>
              <w:rPr>
                <w:noProof/>
              </w:rPr>
              <w:lastRenderedPageBreak/>
              <w:drawing>
                <wp:inline distT="0" distB="0" distL="0" distR="0" wp14:anchorId="53EA2D68" wp14:editId="7E3C14C1">
                  <wp:extent cx="3914775" cy="1849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300" cy="1867463"/>
                          </a:xfrm>
                          <a:prstGeom prst="rect">
                            <a:avLst/>
                          </a:prstGeom>
                        </pic:spPr>
                      </pic:pic>
                    </a:graphicData>
                  </a:graphic>
                </wp:inline>
              </w:drawing>
            </w:r>
          </w:p>
        </w:tc>
      </w:tr>
      <w:tr w:rsidR="00DD0CCA" w14:paraId="31071974"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4AB4CE" w14:textId="5761A558" w:rsidR="00DD0CCA" w:rsidRDefault="00A345BB" w:rsidP="00A345BB">
            <w:pPr>
              <w:pStyle w:val="Caption"/>
            </w:pPr>
            <w:bookmarkStart w:id="83" w:name="_Ref374705577"/>
            <w:r>
              <w:t xml:space="preserve">Figure </w:t>
            </w:r>
            <w:r w:rsidR="00ED1725">
              <w:fldChar w:fldCharType="begin"/>
            </w:r>
            <w:r w:rsidR="00ED1725">
              <w:instrText xml:space="preserve"> SEQ Figure \* ARABIC </w:instrText>
            </w:r>
            <w:r w:rsidR="00ED1725">
              <w:fldChar w:fldCharType="separate"/>
            </w:r>
            <w:r w:rsidR="00593E7A">
              <w:rPr>
                <w:noProof/>
              </w:rPr>
              <w:t>3</w:t>
            </w:r>
            <w:r w:rsidR="00ED1725">
              <w:rPr>
                <w:noProof/>
              </w:rPr>
              <w:fldChar w:fldCharType="end"/>
            </w:r>
            <w:bookmarkEnd w:id="83"/>
            <w:r w:rsidR="00D6716D">
              <w:t xml:space="preserve"> CubeSat Flight Rail-to-Rail </w:t>
            </w:r>
            <w:r>
              <w:t>Dimensions</w:t>
            </w:r>
          </w:p>
        </w:tc>
      </w:tr>
    </w:tbl>
    <w:p w14:paraId="54D50068" w14:textId="77777777" w:rsidR="00397DE8" w:rsidRDefault="00397DE8" w:rsidP="00397DE8">
      <w:pPr>
        <w:pStyle w:val="Heading1"/>
      </w:pPr>
      <w:bookmarkStart w:id="84" w:name="_Toc26515475"/>
      <w:r>
        <w:t>General Requirements</w:t>
      </w:r>
      <w:bookmarkEnd w:id="84"/>
    </w:p>
    <w:p w14:paraId="0A7D7A6A" w14:textId="77777777" w:rsidR="00397DE8" w:rsidRDefault="00397DE8" w:rsidP="00DE73ED">
      <w:pPr>
        <w:pStyle w:val="Heading2"/>
      </w:pPr>
      <w:bookmarkStart w:id="85" w:name="_Toc26515476"/>
      <w:r>
        <w:t>Regulatory Compliance</w:t>
      </w:r>
      <w:bookmarkEnd w:id="85"/>
    </w:p>
    <w:p w14:paraId="0ACDE5D0" w14:textId="0DC6E9B7" w:rsidR="00397DE8" w:rsidRDefault="00397DE8" w:rsidP="00397DE8">
      <w:r>
        <w:t>US Customers must submit evidence of FCC space debris mitigation compliance. Non-US Customers are certified compliant during NASA flight safety review.</w:t>
      </w:r>
      <w:r w:rsidR="006F25B4">
        <w:t xml:space="preserve"> Note, if CubeSat is greater than 5kg, special considerations must be taken. Please coordinate with </w:t>
      </w:r>
      <w:proofErr w:type="spellStart"/>
      <w:r w:rsidR="006F25B4">
        <w:t>NanoRacks</w:t>
      </w:r>
      <w:proofErr w:type="spellEnd"/>
      <w:r w:rsidR="006F25B4">
        <w:t xml:space="preserve"> Payload Coordinator.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97DE8" w14:paraId="58CEBEE7" w14:textId="77777777" w:rsidTr="008D0CF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F623F9" w14:textId="77777777" w:rsidR="00397DE8" w:rsidRPr="004D7D63" w:rsidRDefault="00397DE8" w:rsidP="006E6551">
            <w:pPr>
              <w:pStyle w:val="DefaultStyle"/>
              <w:spacing w:after="0" w:line="100" w:lineRule="atLeast"/>
              <w:jc w:val="center"/>
              <w:rPr>
                <w:b/>
              </w:rPr>
            </w:pPr>
            <w:r>
              <w:t>Regulatory Compliance</w:t>
            </w:r>
          </w:p>
        </w:tc>
      </w:tr>
      <w:tr w:rsidR="00397DE8" w14:paraId="0A0B350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7E8DA5" w14:textId="28C11818" w:rsidR="00397DE8" w:rsidRPr="006F25B4" w:rsidRDefault="00397DE8" w:rsidP="006F25B4">
            <w:pPr>
              <w:pStyle w:val="DefaultStyle"/>
              <w:spacing w:after="0" w:line="100" w:lineRule="atLeast"/>
              <w:rPr>
                <w:u w:val="single"/>
              </w:rPr>
            </w:pPr>
            <w:r>
              <w:t xml:space="preserve">Customers are required to forward </w:t>
            </w:r>
            <w:r w:rsidR="008D0CF9">
              <w:t>RF spectrum license</w:t>
            </w:r>
            <w:r>
              <w:t xml:space="preserve"> from home country RF spectrum licensing authority. </w:t>
            </w:r>
            <w:r w:rsidR="006F25B4">
              <w:t xml:space="preserve">In advance of license grant, please provide filing </w:t>
            </w:r>
            <w:r w:rsidR="006F25B4" w:rsidRPr="006F25B4">
              <w:t>number, call sign, or equivalent.</w:t>
            </w:r>
            <w:r w:rsidR="006F25B4">
              <w:rPr>
                <w:u w:val="single"/>
              </w:rPr>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CB1BC" w14:textId="77777777" w:rsidR="00397DE8" w:rsidRDefault="00397DE8" w:rsidP="006E6551">
            <w:pPr>
              <w:pStyle w:val="DefaultStyle"/>
              <w:spacing w:after="0" w:line="100" w:lineRule="atLeast"/>
            </w:pPr>
          </w:p>
        </w:tc>
      </w:tr>
      <w:tr w:rsidR="006F25B4" w14:paraId="2A15FF7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DD03C1" w14:textId="1EA42DAF" w:rsidR="006F25B4" w:rsidRDefault="006F25B4" w:rsidP="008D0CF9">
            <w:pPr>
              <w:pStyle w:val="DefaultStyle"/>
              <w:spacing w:after="0" w:line="100" w:lineRule="atLeast"/>
            </w:pPr>
            <w:r>
              <w:t>If using the Amateur Radio frequencies, IARU approval documents must be forwarded.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E5C07C" w14:textId="77777777" w:rsidR="006F25B4" w:rsidRDefault="006F25B4" w:rsidP="006E6551">
            <w:pPr>
              <w:pStyle w:val="DefaultStyle"/>
              <w:spacing w:after="0" w:line="100" w:lineRule="atLeast"/>
            </w:pPr>
          </w:p>
        </w:tc>
      </w:tr>
      <w:tr w:rsidR="00397DE8" w14:paraId="5D5C41D8"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FDAB60" w14:textId="77777777" w:rsidR="00397DE8" w:rsidRDefault="00397DE8" w:rsidP="006E6551">
            <w:pPr>
              <w:pStyle w:val="DefaultStyle"/>
              <w:spacing w:after="0" w:line="100" w:lineRule="atLeast"/>
            </w:pPr>
            <w:r>
              <w:t>US Customers must submit evidence of FCC space debris mitigation compliance. Non-US Customers are certified compliant during NASA flight safety review.</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A4624F" w14:textId="77777777" w:rsidR="00397DE8" w:rsidRDefault="00397DE8" w:rsidP="006E6551">
            <w:pPr>
              <w:pStyle w:val="DefaultStyle"/>
              <w:spacing w:after="0" w:line="100" w:lineRule="atLeast"/>
            </w:pPr>
          </w:p>
        </w:tc>
      </w:tr>
      <w:tr w:rsidR="00397DE8" w14:paraId="2C6028C7"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56F0CF" w14:textId="77777777" w:rsidR="00397DE8" w:rsidRDefault="008D0CF9" w:rsidP="008D0CF9">
            <w:pPr>
              <w:pStyle w:val="DefaultStyle"/>
              <w:spacing w:after="0" w:line="100" w:lineRule="atLeast"/>
            </w:pPr>
            <w:r>
              <w:t>US Customers with any remote sensing capability are required to forward a NOAA Remote Sensing license.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60F9E9" w14:textId="77777777" w:rsidR="00397DE8" w:rsidRDefault="00397DE8" w:rsidP="006E6551">
            <w:pPr>
              <w:pStyle w:val="DefaultStyle"/>
              <w:spacing w:after="0" w:line="100" w:lineRule="atLeast"/>
            </w:pPr>
          </w:p>
        </w:tc>
      </w:tr>
    </w:tbl>
    <w:p w14:paraId="12C60EFD" w14:textId="2638275F" w:rsidR="006F25B4" w:rsidRDefault="00A2523A" w:rsidP="006F25B4">
      <w:pPr>
        <w:pStyle w:val="Heading1"/>
      </w:pPr>
      <w:bookmarkStart w:id="86" w:name="_Toc26515477"/>
      <w:r>
        <w:t>Propulsion System</w:t>
      </w:r>
      <w:bookmarkEnd w:id="86"/>
    </w:p>
    <w:p w14:paraId="534B3882" w14:textId="7D7AE034" w:rsidR="006F25B4" w:rsidRDefault="006F25B4" w:rsidP="006F25B4">
      <w:r>
        <w:t xml:space="preserve">If CubeSat has a propulsion system, please populate the table below as an initial data call. </w:t>
      </w:r>
      <w:proofErr w:type="spellStart"/>
      <w:r>
        <w:t>NanoRacks</w:t>
      </w:r>
      <w:proofErr w:type="spellEnd"/>
      <w:r>
        <w:t xml:space="preserve"> has developed specific templates and procedures for processing propulsive systems through the ISS flight safety process. Please consult with NR Payload Coordinator further if applicable.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1"/>
        <w:gridCol w:w="2319"/>
      </w:tblGrid>
      <w:tr w:rsidR="00AE4BA7" w14:paraId="4277DBD5" w14:textId="77777777" w:rsidTr="006E7190">
        <w:trPr>
          <w:trHeight w:val="298"/>
        </w:trPr>
        <w:tc>
          <w:tcPr>
            <w:tcW w:w="9350" w:type="dxa"/>
            <w:gridSpan w:val="2"/>
            <w:shd w:val="clear" w:color="auto" w:fill="auto"/>
            <w:tcMar>
              <w:left w:w="108" w:type="dxa"/>
            </w:tcMar>
          </w:tcPr>
          <w:p w14:paraId="7A9BB4E6" w14:textId="77777777" w:rsidR="00AE4BA7" w:rsidRPr="004D7D63" w:rsidRDefault="0070343D" w:rsidP="00AE4BA7">
            <w:pPr>
              <w:pStyle w:val="DefaultStyle"/>
              <w:spacing w:after="0" w:line="100" w:lineRule="atLeast"/>
              <w:jc w:val="center"/>
              <w:rPr>
                <w:b/>
              </w:rPr>
            </w:pPr>
            <w:r>
              <w:t>Propulsion System</w:t>
            </w:r>
          </w:p>
        </w:tc>
      </w:tr>
      <w:tr w:rsidR="00AE4BA7" w14:paraId="02666699" w14:textId="77777777" w:rsidTr="006E7190">
        <w:trPr>
          <w:trHeight w:val="298"/>
        </w:trPr>
        <w:tc>
          <w:tcPr>
            <w:tcW w:w="7031" w:type="dxa"/>
            <w:shd w:val="clear" w:color="auto" w:fill="auto"/>
            <w:tcMar>
              <w:left w:w="108" w:type="dxa"/>
            </w:tcMar>
          </w:tcPr>
          <w:p w14:paraId="0B395306" w14:textId="04FEA721" w:rsidR="00AE4BA7" w:rsidRDefault="0070343D" w:rsidP="00AE4BA7">
            <w:pPr>
              <w:pStyle w:val="DefaultStyle"/>
              <w:spacing w:after="0" w:line="100" w:lineRule="atLeast"/>
            </w:pPr>
            <w:r>
              <w:t>Technology description</w:t>
            </w:r>
            <w:r w:rsidR="00195802">
              <w:t>, including nominal operational plan</w:t>
            </w:r>
          </w:p>
        </w:tc>
        <w:tc>
          <w:tcPr>
            <w:tcW w:w="2319" w:type="dxa"/>
            <w:shd w:val="clear" w:color="auto" w:fill="auto"/>
            <w:tcMar>
              <w:left w:w="108" w:type="dxa"/>
            </w:tcMar>
          </w:tcPr>
          <w:p w14:paraId="3132BC16" w14:textId="351FF0E5" w:rsidR="00AE4BA7" w:rsidRDefault="00AF53A6" w:rsidP="00AE4BA7">
            <w:pPr>
              <w:pStyle w:val="DefaultStyle"/>
              <w:spacing w:after="0" w:line="100" w:lineRule="atLeast"/>
            </w:pPr>
            <w:r>
              <w:t>N/A</w:t>
            </w:r>
          </w:p>
        </w:tc>
      </w:tr>
      <w:tr w:rsidR="00AE4BA7" w14:paraId="4AF3F559" w14:textId="77777777" w:rsidTr="006E7190">
        <w:trPr>
          <w:trHeight w:val="298"/>
        </w:trPr>
        <w:tc>
          <w:tcPr>
            <w:tcW w:w="7031" w:type="dxa"/>
            <w:shd w:val="clear" w:color="auto" w:fill="auto"/>
            <w:tcMar>
              <w:left w:w="108" w:type="dxa"/>
            </w:tcMar>
          </w:tcPr>
          <w:p w14:paraId="2D7A9D73" w14:textId="77777777" w:rsidR="00AE4BA7" w:rsidRDefault="0070343D" w:rsidP="00AE4BA7">
            <w:pPr>
              <w:pStyle w:val="DefaultStyle"/>
              <w:spacing w:after="0" w:line="100" w:lineRule="atLeast"/>
            </w:pPr>
            <w:r>
              <w:t>Performance (Thrust, specific impulse and ΔV capability)</w:t>
            </w:r>
          </w:p>
        </w:tc>
        <w:tc>
          <w:tcPr>
            <w:tcW w:w="2319" w:type="dxa"/>
            <w:shd w:val="clear" w:color="auto" w:fill="auto"/>
            <w:tcMar>
              <w:left w:w="108" w:type="dxa"/>
            </w:tcMar>
          </w:tcPr>
          <w:p w14:paraId="53F72284" w14:textId="518E4314" w:rsidR="00AE4BA7" w:rsidRDefault="00AF53A6" w:rsidP="00AE4BA7">
            <w:pPr>
              <w:pStyle w:val="DefaultStyle"/>
              <w:spacing w:after="0" w:line="100" w:lineRule="atLeast"/>
            </w:pPr>
            <w:r>
              <w:t>N/A</w:t>
            </w:r>
          </w:p>
        </w:tc>
      </w:tr>
      <w:tr w:rsidR="00AE4BA7" w14:paraId="5A55CD20" w14:textId="77777777" w:rsidTr="006E7190">
        <w:trPr>
          <w:trHeight w:val="298"/>
        </w:trPr>
        <w:tc>
          <w:tcPr>
            <w:tcW w:w="7031" w:type="dxa"/>
            <w:shd w:val="clear" w:color="auto" w:fill="auto"/>
            <w:tcMar>
              <w:left w:w="108" w:type="dxa"/>
            </w:tcMar>
          </w:tcPr>
          <w:p w14:paraId="0C18378B" w14:textId="77777777" w:rsidR="00AE4BA7" w:rsidRDefault="0070343D" w:rsidP="00AE4BA7">
            <w:pPr>
              <w:pStyle w:val="DefaultStyle"/>
              <w:spacing w:after="0" w:line="100" w:lineRule="atLeast"/>
            </w:pPr>
            <w:r>
              <w:t>Propellant type</w:t>
            </w:r>
          </w:p>
        </w:tc>
        <w:tc>
          <w:tcPr>
            <w:tcW w:w="2319" w:type="dxa"/>
            <w:shd w:val="clear" w:color="auto" w:fill="auto"/>
            <w:tcMar>
              <w:left w:w="108" w:type="dxa"/>
            </w:tcMar>
          </w:tcPr>
          <w:p w14:paraId="18178BAB" w14:textId="10C12DAF" w:rsidR="00AE4BA7" w:rsidRDefault="00AF53A6" w:rsidP="00AE4BA7">
            <w:pPr>
              <w:pStyle w:val="DefaultStyle"/>
              <w:spacing w:after="0" w:line="100" w:lineRule="atLeast"/>
            </w:pPr>
            <w:r>
              <w:t>N/A</w:t>
            </w:r>
          </w:p>
        </w:tc>
      </w:tr>
      <w:tr w:rsidR="0070343D" w14:paraId="75BA01C9" w14:textId="77777777" w:rsidTr="006E7190">
        <w:trPr>
          <w:trHeight w:val="298"/>
        </w:trPr>
        <w:tc>
          <w:tcPr>
            <w:tcW w:w="7031" w:type="dxa"/>
            <w:shd w:val="clear" w:color="auto" w:fill="auto"/>
            <w:tcMar>
              <w:left w:w="108" w:type="dxa"/>
            </w:tcMar>
          </w:tcPr>
          <w:p w14:paraId="28AB32B2" w14:textId="244D98F8" w:rsidR="0070343D" w:rsidRDefault="0070343D" w:rsidP="00AE4BA7">
            <w:pPr>
              <w:pStyle w:val="DefaultStyle"/>
              <w:spacing w:after="0" w:line="100" w:lineRule="atLeast"/>
            </w:pPr>
            <w:r>
              <w:t>Propellant storage description</w:t>
            </w:r>
            <w:r w:rsidR="00B00A79">
              <w:t xml:space="preserve"> (pressure levels, valves including relief valves, fill and drain/servicing, isolation, thruster control,</w:t>
            </w:r>
            <w:r w:rsidR="006F25B4">
              <w:t xml:space="preserve"> levels of containment,</w:t>
            </w:r>
            <w:r w:rsidR="00B00A79">
              <w:t xml:space="preserve"> etc.)</w:t>
            </w:r>
          </w:p>
        </w:tc>
        <w:tc>
          <w:tcPr>
            <w:tcW w:w="2319" w:type="dxa"/>
            <w:shd w:val="clear" w:color="auto" w:fill="auto"/>
            <w:tcMar>
              <w:left w:w="108" w:type="dxa"/>
            </w:tcMar>
          </w:tcPr>
          <w:p w14:paraId="4AC4A9FC" w14:textId="2FFB5CD6" w:rsidR="0070343D" w:rsidRDefault="00AF53A6" w:rsidP="00AE4BA7">
            <w:pPr>
              <w:pStyle w:val="DefaultStyle"/>
              <w:spacing w:after="0" w:line="100" w:lineRule="atLeast"/>
            </w:pPr>
            <w:r>
              <w:t>N/A</w:t>
            </w:r>
          </w:p>
        </w:tc>
      </w:tr>
      <w:tr w:rsidR="00EA2BA2" w14:paraId="75E8DDBA" w14:textId="77777777" w:rsidTr="00CE74B3">
        <w:trPr>
          <w:trHeight w:val="298"/>
        </w:trPr>
        <w:tc>
          <w:tcPr>
            <w:tcW w:w="9350" w:type="dxa"/>
            <w:gridSpan w:val="2"/>
            <w:shd w:val="clear" w:color="auto" w:fill="auto"/>
            <w:tcMar>
              <w:left w:w="108" w:type="dxa"/>
            </w:tcMar>
          </w:tcPr>
          <w:p w14:paraId="5D4D34A1" w14:textId="5E24B3A3" w:rsidR="00EA2BA2" w:rsidRDefault="00EA2BA2" w:rsidP="00AE4BA7">
            <w:pPr>
              <w:pStyle w:val="DefaultStyle"/>
              <w:spacing w:after="0" w:line="100" w:lineRule="atLeast"/>
            </w:pPr>
            <w:r>
              <w:lastRenderedPageBreak/>
              <w:t>Propulsion system detailed schematic, with reference to electrical inhibits</w:t>
            </w:r>
            <w:r w:rsidR="00D528BE">
              <w:t>:</w:t>
            </w:r>
          </w:p>
        </w:tc>
      </w:tr>
      <w:tr w:rsidR="00EA2BA2" w14:paraId="7F34A0BC" w14:textId="77777777" w:rsidTr="00CE74B3">
        <w:trPr>
          <w:trHeight w:val="298"/>
        </w:trPr>
        <w:tc>
          <w:tcPr>
            <w:tcW w:w="9350" w:type="dxa"/>
            <w:gridSpan w:val="2"/>
            <w:shd w:val="clear" w:color="auto" w:fill="auto"/>
            <w:tcMar>
              <w:left w:w="108" w:type="dxa"/>
            </w:tcMar>
          </w:tcPr>
          <w:p w14:paraId="366FD4EE" w14:textId="77777777" w:rsidR="00EA2BA2" w:rsidRDefault="00EA2BA2" w:rsidP="00AE4BA7">
            <w:pPr>
              <w:pStyle w:val="DefaultStyle"/>
              <w:spacing w:after="0" w:line="100" w:lineRule="atLeast"/>
            </w:pPr>
          </w:p>
          <w:p w14:paraId="7EED5B0D" w14:textId="181D8B47" w:rsidR="006B4F6E" w:rsidRDefault="004B1996" w:rsidP="00AE4BA7">
            <w:pPr>
              <w:pStyle w:val="DefaultStyle"/>
              <w:spacing w:after="0" w:line="100" w:lineRule="atLeast"/>
            </w:pPr>
            <w:r>
              <w:t>N/A</w:t>
            </w:r>
          </w:p>
          <w:p w14:paraId="079F23FF" w14:textId="528622AE" w:rsidR="006B4F6E" w:rsidRDefault="006B4F6E" w:rsidP="00AE4BA7">
            <w:pPr>
              <w:pStyle w:val="DefaultStyle"/>
              <w:spacing w:after="0" w:line="100" w:lineRule="atLeast"/>
            </w:pPr>
          </w:p>
        </w:tc>
      </w:tr>
    </w:tbl>
    <w:p w14:paraId="6847D1D9" w14:textId="77777777" w:rsidR="00A81770" w:rsidRDefault="00A81770" w:rsidP="00A81770">
      <w:pPr>
        <w:pStyle w:val="Heading1"/>
      </w:pPr>
      <w:bookmarkStart w:id="87" w:name="_Toc26515478"/>
      <w:r>
        <w:t>Pressure Systems</w:t>
      </w:r>
      <w:bookmarkEnd w:id="87"/>
    </w:p>
    <w:p w14:paraId="6E937E8B" w14:textId="2E797711" w:rsidR="006F25B4" w:rsidRDefault="006F25B4" w:rsidP="006F25B4">
      <w:r>
        <w:t xml:space="preserve">If CubeSat has a pressure vessel (other than propulsion system, if applicable) please populate the table below as an initial data call. </w:t>
      </w:r>
      <w:proofErr w:type="spellStart"/>
      <w:r>
        <w:t>NanoRacks</w:t>
      </w:r>
      <w:proofErr w:type="spellEnd"/>
      <w:r>
        <w:t xml:space="preserve"> has developed specific templates and procedures for processing </w:t>
      </w:r>
      <w:r w:rsidR="00C345BB">
        <w:t>pressure systems</w:t>
      </w:r>
      <w:r>
        <w:t xml:space="preserve"> through the ISS flight safety process. Please consult with NR Payload Coordinator further if applicable.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3F6DCE23"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BC193" w14:textId="77777777" w:rsidR="00B00A79" w:rsidRPr="004D7D63" w:rsidRDefault="00B00A79" w:rsidP="008E6C26">
            <w:pPr>
              <w:pStyle w:val="DefaultStyle"/>
              <w:spacing w:after="0" w:line="100" w:lineRule="atLeast"/>
              <w:jc w:val="center"/>
              <w:rPr>
                <w:b/>
              </w:rPr>
            </w:pPr>
            <w:r>
              <w:t>Pressure Systems</w:t>
            </w:r>
          </w:p>
        </w:tc>
      </w:tr>
      <w:tr w:rsidR="00B00A79" w14:paraId="31AC80B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89F538" w14:textId="77777777" w:rsidR="00B00A79" w:rsidRDefault="00B00A79" w:rsidP="008E6C26">
            <w:pPr>
              <w:pStyle w:val="DefaultStyle"/>
              <w:spacing w:after="0" w:line="100" w:lineRule="atLeast"/>
            </w:pPr>
            <w:r>
              <w:t>Overall description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9163C0" w14:textId="1B5D7A0A" w:rsidR="00B00A79" w:rsidRDefault="004B1996" w:rsidP="008E6C26">
            <w:pPr>
              <w:pStyle w:val="DefaultStyle"/>
              <w:spacing w:after="0" w:line="100" w:lineRule="atLeast"/>
            </w:pPr>
            <w:r>
              <w:t>N/A</w:t>
            </w:r>
          </w:p>
        </w:tc>
      </w:tr>
      <w:tr w:rsidR="00B00A79" w14:paraId="139BA95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D2964A" w14:textId="77777777" w:rsidR="00B00A79" w:rsidRDefault="00B00A79" w:rsidP="008E6C26">
            <w:pPr>
              <w:pStyle w:val="DefaultStyle"/>
              <w:spacing w:after="0" w:line="100" w:lineRule="atLeast"/>
            </w:pPr>
            <w:r>
              <w:t>Containment description (pressure vessel)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DC7C5C" w14:textId="0CBF5EE4" w:rsidR="00B00A79" w:rsidRDefault="004B1996" w:rsidP="008E6C26">
            <w:pPr>
              <w:pStyle w:val="DefaultStyle"/>
              <w:spacing w:after="0" w:line="100" w:lineRule="atLeast"/>
            </w:pPr>
            <w:r>
              <w:t>N/A</w:t>
            </w:r>
          </w:p>
        </w:tc>
      </w:tr>
      <w:tr w:rsidR="00B00A79" w14:paraId="6CD03F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BC593A" w14:textId="77777777" w:rsidR="00B00A79" w:rsidRDefault="00B00A79" w:rsidP="008E6C26">
            <w:pPr>
              <w:pStyle w:val="DefaultStyle"/>
              <w:spacing w:after="0" w:line="100" w:lineRule="atLeast"/>
            </w:pPr>
            <w:r>
              <w:t>Pressure levels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B7F21E" w14:textId="27DABD1B" w:rsidR="00B00A79" w:rsidRDefault="004B1996" w:rsidP="008E6C26">
            <w:pPr>
              <w:pStyle w:val="DefaultStyle"/>
              <w:spacing w:after="0" w:line="100" w:lineRule="atLeast"/>
            </w:pPr>
            <w:r>
              <w:t>N/A</w:t>
            </w:r>
          </w:p>
        </w:tc>
      </w:tr>
      <w:tr w:rsidR="00B00A79" w14:paraId="057F96D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74DDFA" w14:textId="77777777" w:rsidR="00B00A79" w:rsidRDefault="00B00A79" w:rsidP="008E6C26">
            <w:pPr>
              <w:pStyle w:val="DefaultStyle"/>
              <w:spacing w:after="0" w:line="100" w:lineRule="atLeast"/>
            </w:pPr>
            <w:proofErr w:type="spellStart"/>
            <w:r>
              <w:t>Pressurant</w:t>
            </w:r>
            <w:proofErr w:type="spellEnd"/>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749B89" w14:textId="129E5316" w:rsidR="00B00A79" w:rsidRDefault="004B1996" w:rsidP="008E6C26">
            <w:pPr>
              <w:pStyle w:val="DefaultStyle"/>
              <w:spacing w:after="0" w:line="100" w:lineRule="atLeast"/>
            </w:pPr>
            <w:r>
              <w:t>N/A</w:t>
            </w:r>
          </w:p>
        </w:tc>
      </w:tr>
      <w:tr w:rsidR="00EA2BA2" w14:paraId="7C127BC5"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54D23F" w14:textId="39D97D8E" w:rsidR="00EA2BA2" w:rsidRDefault="00EA2BA2" w:rsidP="008E6C26">
            <w:pPr>
              <w:pStyle w:val="DefaultStyle"/>
              <w:spacing w:after="0" w:line="100" w:lineRule="atLeast"/>
              <w:rPr>
                <w:noProof/>
              </w:rPr>
            </w:pPr>
            <w:r>
              <w:rPr>
                <w:noProof/>
              </w:rPr>
              <w:t xml:space="preserve">Detailed schematic: </w:t>
            </w:r>
          </w:p>
        </w:tc>
      </w:tr>
      <w:tr w:rsidR="00EA2BA2" w14:paraId="228BBF7B"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C775E1" w14:textId="77777777" w:rsidR="00EA2BA2" w:rsidRDefault="00EA2BA2" w:rsidP="008E6C26">
            <w:pPr>
              <w:pStyle w:val="DefaultStyle"/>
              <w:spacing w:after="0" w:line="100" w:lineRule="atLeast"/>
            </w:pPr>
          </w:p>
          <w:p w14:paraId="198D70F8" w14:textId="03A41B6D" w:rsidR="006B4F6E" w:rsidRDefault="004B1996" w:rsidP="008E6C26">
            <w:pPr>
              <w:pStyle w:val="DefaultStyle"/>
              <w:spacing w:after="0" w:line="100" w:lineRule="atLeast"/>
            </w:pPr>
            <w:r>
              <w:t>N/A</w:t>
            </w:r>
          </w:p>
          <w:p w14:paraId="291B9765" w14:textId="310B4CC8" w:rsidR="006B4F6E" w:rsidRDefault="006B4F6E" w:rsidP="008E6C26">
            <w:pPr>
              <w:pStyle w:val="DefaultStyle"/>
              <w:spacing w:after="0" w:line="100" w:lineRule="atLeast"/>
            </w:pPr>
          </w:p>
        </w:tc>
      </w:tr>
    </w:tbl>
    <w:p w14:paraId="08DF2123" w14:textId="32CF6788" w:rsidR="00050B56" w:rsidRDefault="00A81770" w:rsidP="00050B56">
      <w:pPr>
        <w:pStyle w:val="Heading1"/>
      </w:pPr>
      <w:bookmarkStart w:id="88" w:name="_Toc497986952"/>
      <w:bookmarkStart w:id="89" w:name="_Toc26515479"/>
      <w:bookmarkEnd w:id="88"/>
      <w:r>
        <w:t>Thermal Control</w:t>
      </w:r>
      <w:r w:rsidR="00DE73ED">
        <w:t xml:space="preserve"> System</w:t>
      </w:r>
      <w:bookmarkEnd w:id="89"/>
    </w:p>
    <w:p w14:paraId="59C39FF3" w14:textId="5AEC6078" w:rsidR="00050B56" w:rsidRDefault="00050B56" w:rsidP="00050B56">
      <w:r>
        <w:t xml:space="preserve">Provide the following information on any thermal control systems other than battery heaters (previously addressed). Depending on the nature of the system, additional data call may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16E31D9D"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00DB20" w14:textId="77777777" w:rsidR="00B00A79" w:rsidRPr="004D7D63" w:rsidRDefault="00B00A79" w:rsidP="008E6C26">
            <w:pPr>
              <w:pStyle w:val="DefaultStyle"/>
              <w:spacing w:after="0" w:line="100" w:lineRule="atLeast"/>
              <w:jc w:val="center"/>
              <w:rPr>
                <w:b/>
              </w:rPr>
            </w:pPr>
            <w:r>
              <w:t>Thermal Control Systems</w:t>
            </w:r>
          </w:p>
        </w:tc>
      </w:tr>
      <w:tr w:rsidR="00B00A79" w14:paraId="2DC3AC1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F3D259" w14:textId="4431D181" w:rsidR="00B00A79" w:rsidRDefault="00B00A79" w:rsidP="00050B56">
            <w:pPr>
              <w:pStyle w:val="DefaultStyle"/>
              <w:spacing w:after="0" w:line="100" w:lineRule="atLeast"/>
            </w:pPr>
            <w:r>
              <w:t xml:space="preserve">Overall description </w:t>
            </w:r>
            <w:r w:rsidR="00050B56">
              <w:t>of</w:t>
            </w:r>
            <w:r>
              <w:t xml:space="preserve"> operation</w:t>
            </w:r>
            <w:r w:rsidR="00050B56">
              <w:t>al and control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D970A8" w14:textId="77777777" w:rsidR="00B00A79" w:rsidRDefault="00B00A79" w:rsidP="008E6C26">
            <w:pPr>
              <w:pStyle w:val="DefaultStyle"/>
              <w:spacing w:after="0" w:line="100" w:lineRule="atLeast"/>
            </w:pPr>
          </w:p>
        </w:tc>
      </w:tr>
      <w:tr w:rsidR="00050B56" w14:paraId="1AE2507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C609AB" w14:textId="0C9A66F7" w:rsidR="00050B56" w:rsidRDefault="00050B56" w:rsidP="00050B56">
            <w:pPr>
              <w:pStyle w:val="DefaultStyle"/>
              <w:spacing w:after="0" w:line="100" w:lineRule="atLeast"/>
            </w:pPr>
            <w:r>
              <w:t>Type of heater (i.e. thermal strip heater)</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6DAF13" w14:textId="77777777" w:rsidR="00050B56" w:rsidRDefault="00050B56" w:rsidP="008E6C26">
            <w:pPr>
              <w:pStyle w:val="DefaultStyle"/>
              <w:spacing w:after="0" w:line="100" w:lineRule="atLeast"/>
            </w:pPr>
          </w:p>
        </w:tc>
      </w:tr>
      <w:tr w:rsidR="00050B56" w14:paraId="08E38DE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B6FE95" w14:textId="1A6CDA6A" w:rsidR="00050B56" w:rsidRDefault="00050B56" w:rsidP="00050B56">
            <w:pPr>
              <w:pStyle w:val="DefaultStyle"/>
              <w:spacing w:after="0" w:line="100" w:lineRule="atLeast"/>
            </w:pPr>
            <w:r>
              <w:t>Heater manufacturer and P/N (if COTS)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516D87" w14:textId="77777777" w:rsidR="00050B56" w:rsidRDefault="00050B56" w:rsidP="008E6C26">
            <w:pPr>
              <w:pStyle w:val="DefaultStyle"/>
              <w:spacing w:after="0" w:line="100" w:lineRule="atLeast"/>
            </w:pPr>
          </w:p>
        </w:tc>
      </w:tr>
      <w:tr w:rsidR="00B00A79" w14:paraId="22B6DDA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972E9F" w14:textId="77777777" w:rsidR="00B00A79" w:rsidRDefault="00B00A79" w:rsidP="00B00A79">
            <w:pPr>
              <w:pStyle w:val="DefaultStyle"/>
              <w:spacing w:after="0" w:line="100" w:lineRule="atLeast"/>
            </w:pPr>
            <w:r>
              <w:t>Maximum failed-on temperatures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E46301" w14:textId="77777777" w:rsidR="00B00A79" w:rsidRDefault="00B00A79" w:rsidP="008E6C26">
            <w:pPr>
              <w:pStyle w:val="DefaultStyle"/>
              <w:spacing w:after="0" w:line="100" w:lineRule="atLeast"/>
            </w:pPr>
          </w:p>
        </w:tc>
      </w:tr>
      <w:tr w:rsidR="00EA2BA2" w14:paraId="4015DA7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FEFBFD" w14:textId="39E10792" w:rsidR="00EA2BA2" w:rsidRDefault="00EA2BA2" w:rsidP="008E6C26">
            <w:pPr>
              <w:pStyle w:val="DefaultStyle"/>
              <w:spacing w:after="0" w:line="100" w:lineRule="atLeast"/>
            </w:pPr>
            <w:r>
              <w:t>Detailed system schematic, including reference to electrical inhibits:</w:t>
            </w:r>
          </w:p>
        </w:tc>
      </w:tr>
      <w:tr w:rsidR="00EA2BA2" w14:paraId="5F0FE53D"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A523D" w14:textId="77777777" w:rsidR="00EA2BA2" w:rsidRDefault="00EA2BA2" w:rsidP="008E6C26">
            <w:pPr>
              <w:pStyle w:val="DefaultStyle"/>
              <w:spacing w:after="0" w:line="100" w:lineRule="atLeast"/>
            </w:pPr>
          </w:p>
          <w:p w14:paraId="47FEC4D9" w14:textId="77777777" w:rsidR="006B4F6E" w:rsidRDefault="006B4F6E" w:rsidP="008E6C26">
            <w:pPr>
              <w:pStyle w:val="DefaultStyle"/>
              <w:spacing w:after="0" w:line="100" w:lineRule="atLeast"/>
            </w:pPr>
          </w:p>
          <w:p w14:paraId="10351268" w14:textId="04659481" w:rsidR="006B4F6E" w:rsidRDefault="006B4F6E" w:rsidP="008E6C26">
            <w:pPr>
              <w:pStyle w:val="DefaultStyle"/>
              <w:spacing w:after="0" w:line="100" w:lineRule="atLeast"/>
            </w:pPr>
          </w:p>
        </w:tc>
      </w:tr>
    </w:tbl>
    <w:p w14:paraId="216B2B53" w14:textId="77777777" w:rsidR="00A81770" w:rsidRDefault="00A81770" w:rsidP="00A81770">
      <w:pPr>
        <w:pStyle w:val="Heading1"/>
      </w:pPr>
      <w:bookmarkStart w:id="90" w:name="_Toc26515480"/>
      <w:r>
        <w:t>Environmental Testing</w:t>
      </w:r>
      <w:bookmarkEnd w:id="90"/>
    </w:p>
    <w:p w14:paraId="06B70536" w14:textId="495FAF85" w:rsidR="003C6DB9" w:rsidRDefault="00083D09" w:rsidP="003C6DB9">
      <w:pPr>
        <w:pStyle w:val="Heading2"/>
      </w:pPr>
      <w:bookmarkStart w:id="91" w:name="_Toc26515481"/>
      <w:r>
        <w:t>Random Vibration Testing</w:t>
      </w:r>
      <w:bookmarkEnd w:id="91"/>
    </w:p>
    <w:p w14:paraId="364FAFF3" w14:textId="23F41C4F" w:rsidR="003C6DB9" w:rsidRDefault="003C6DB9" w:rsidP="003C6DB9">
      <w:pPr>
        <w:pStyle w:val="NoSpacing"/>
      </w:pPr>
      <w:r>
        <w:t>Random Vibration Testing</w:t>
      </w:r>
      <w:r w:rsidR="00154829">
        <w:t xml:space="preserve"> </w:t>
      </w:r>
      <w:r w:rsidR="00686CBE">
        <w:t>of the CubeSat is requ</w:t>
      </w:r>
      <w:r w:rsidR="00050B56">
        <w:t>ired per NRCSD ICD NR-SRD-029. Prior to completing any testing, c</w:t>
      </w:r>
      <w:r w:rsidR="00686CBE">
        <w:t xml:space="preserve">ontact </w:t>
      </w:r>
      <w:proofErr w:type="spellStart"/>
      <w:r w:rsidR="00686CBE">
        <w:t>NanoRacks</w:t>
      </w:r>
      <w:proofErr w:type="spellEnd"/>
      <w:r w:rsidR="00686CBE">
        <w:t xml:space="preserve"> for the approv</w:t>
      </w:r>
      <w:r w:rsidR="008B033D">
        <w:t>ed vibra</w:t>
      </w:r>
      <w:r w:rsidR="00D51569">
        <w:t>tion test procedure</w:t>
      </w:r>
      <w:r w:rsidR="005460E3">
        <w:t xml:space="preserve"> and post-vibration test requirements</w:t>
      </w:r>
      <w:r w:rsidR="00D51569">
        <w:t>. A</w:t>
      </w:r>
      <w:r w:rsidR="008B033D">
        <w:t xml:space="preserve"> spectrum </w:t>
      </w:r>
      <w:r w:rsidR="00050B56">
        <w:t xml:space="preserve">or test set up </w:t>
      </w:r>
      <w:r w:rsidR="008B033D">
        <w:t xml:space="preserve">other than the profile from the NRCSD ICD requires </w:t>
      </w:r>
      <w:r w:rsidR="00D51569">
        <w:t xml:space="preserve">prior </w:t>
      </w:r>
      <w:r w:rsidR="008B033D">
        <w:t xml:space="preserve">approval by </w:t>
      </w:r>
      <w:proofErr w:type="spellStart"/>
      <w:r w:rsidR="008B033D">
        <w:t>NanoRacks</w:t>
      </w:r>
      <w:proofErr w:type="spellEnd"/>
      <w:r w:rsidR="008B033D">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A200A9" w14:paraId="3ACE687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1D8FE" w14:textId="4BF21567" w:rsidR="00A200A9" w:rsidRPr="004D7D63" w:rsidRDefault="00A200A9" w:rsidP="008E6C26">
            <w:pPr>
              <w:pStyle w:val="DefaultStyle"/>
              <w:spacing w:after="0" w:line="100" w:lineRule="atLeast"/>
              <w:jc w:val="center"/>
              <w:rPr>
                <w:b/>
              </w:rPr>
            </w:pPr>
            <w:r>
              <w:lastRenderedPageBreak/>
              <w:t>Random Vibration Testing</w:t>
            </w:r>
          </w:p>
        </w:tc>
      </w:tr>
      <w:tr w:rsidR="00A200A9" w14:paraId="0B196F6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8B1938" w14:textId="4F3941FB" w:rsidR="00A200A9" w:rsidRDefault="00A200A9" w:rsidP="00050B56">
            <w:pPr>
              <w:pStyle w:val="DefaultStyle"/>
              <w:spacing w:after="0" w:line="100" w:lineRule="atLeast"/>
            </w:pPr>
            <w:r>
              <w:t>Vibration Test Report</w:t>
            </w:r>
            <w:r w:rsidR="00050B56">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53275A" w14:textId="0D7F9122" w:rsidR="00A200A9" w:rsidRDefault="004B1996" w:rsidP="008E6C26">
            <w:pPr>
              <w:pStyle w:val="DefaultStyle"/>
              <w:spacing w:after="0" w:line="100" w:lineRule="atLeast"/>
            </w:pPr>
            <w:r>
              <w:t>Pending</w:t>
            </w:r>
          </w:p>
        </w:tc>
      </w:tr>
      <w:tr w:rsidR="00A200A9" w14:paraId="0CA6FA3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D395BC" w14:textId="15148A09" w:rsidR="00A200A9" w:rsidRDefault="00686CBE" w:rsidP="008E6C26">
            <w:pPr>
              <w:pStyle w:val="DefaultStyle"/>
              <w:spacing w:after="0" w:line="100" w:lineRule="atLeast"/>
            </w:pPr>
            <w:r>
              <w:t>S</w:t>
            </w:r>
            <w:r w:rsidR="00DB73FA">
              <w:t xml:space="preserve">pectrum and profile </w:t>
            </w:r>
            <w:r>
              <w:t>(</w:t>
            </w:r>
            <w:r w:rsidR="00682B87">
              <w:t xml:space="preserve">specify </w:t>
            </w:r>
            <w:proofErr w:type="spellStart"/>
            <w:r w:rsidR="00103ABB">
              <w:t>Nano</w:t>
            </w:r>
            <w:r>
              <w:t>Racks</w:t>
            </w:r>
            <w:proofErr w:type="spellEnd"/>
            <w:r>
              <w:t xml:space="preserve"> or Custom)</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244CE6" w14:textId="70A1E29D" w:rsidR="00A200A9" w:rsidRDefault="004B1996" w:rsidP="008E6C26">
            <w:pPr>
              <w:pStyle w:val="DefaultStyle"/>
              <w:spacing w:after="0" w:line="100" w:lineRule="atLeast"/>
            </w:pPr>
            <w:r>
              <w:t>Pending</w:t>
            </w:r>
          </w:p>
        </w:tc>
      </w:tr>
    </w:tbl>
    <w:p w14:paraId="23643632" w14:textId="77777777" w:rsidR="00B60832" w:rsidRDefault="00B60832">
      <w:pPr>
        <w:pStyle w:val="NoSpacing"/>
      </w:pPr>
    </w:p>
    <w:p w14:paraId="264041B5" w14:textId="2CC3A9E6" w:rsidR="008E6C26" w:rsidRDefault="008B033D">
      <w:pPr>
        <w:pStyle w:val="NoSpacing"/>
      </w:pPr>
      <w:proofErr w:type="spellStart"/>
      <w:r>
        <w:t>NanoRacks</w:t>
      </w:r>
      <w:proofErr w:type="spellEnd"/>
      <w:r>
        <w:t xml:space="preserve"> requires a </w:t>
      </w:r>
      <w:r w:rsidR="005460E3">
        <w:t>post</w:t>
      </w:r>
      <w:r>
        <w:t xml:space="preserve"> vibration test</w:t>
      </w:r>
      <w:r w:rsidR="005460E3">
        <w:t xml:space="preserve"> report</w:t>
      </w:r>
      <w:r>
        <w:t xml:space="preserve">. Customers may conduct a more in-depth inspection if needed but the following is the minimum required by </w:t>
      </w:r>
      <w:proofErr w:type="spellStart"/>
      <w:r>
        <w:t>NanoRacks</w:t>
      </w:r>
      <w:proofErr w:type="spellEnd"/>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C6DB9" w14:paraId="0364D707"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09FE11" w14:textId="078FCC70" w:rsidR="003C6DB9" w:rsidRPr="004D7D63" w:rsidRDefault="003C6DB9" w:rsidP="008E6C26">
            <w:pPr>
              <w:pStyle w:val="DefaultStyle"/>
              <w:spacing w:after="0" w:line="100" w:lineRule="atLeast"/>
              <w:jc w:val="center"/>
              <w:rPr>
                <w:b/>
              </w:rPr>
            </w:pPr>
            <w:r>
              <w:t>Random Vibration Post-test Inspection</w:t>
            </w:r>
          </w:p>
        </w:tc>
      </w:tr>
      <w:tr w:rsidR="005460E3" w14:paraId="39D2D119"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554207" w14:textId="5745DB75" w:rsidR="005460E3" w:rsidRDefault="005460E3" w:rsidP="008E6C26">
            <w:pPr>
              <w:pStyle w:val="DefaultStyle"/>
              <w:spacing w:after="0" w:line="100" w:lineRule="atLeast"/>
            </w:pPr>
            <w:r>
              <w:t>Include a memo in this safety data template addressing:</w:t>
            </w:r>
            <w:r w:rsidR="004B1996">
              <w:t xml:space="preserve"> </w:t>
            </w:r>
          </w:p>
        </w:tc>
      </w:tr>
      <w:tr w:rsidR="003C6DB9" w14:paraId="09B29A1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29900C" w14:textId="3215F999" w:rsidR="003C6DB9" w:rsidRDefault="00686CBE" w:rsidP="005460E3">
            <w:pPr>
              <w:pStyle w:val="DefaultStyle"/>
              <w:spacing w:after="0" w:line="100" w:lineRule="atLeast"/>
            </w:pPr>
            <w:r>
              <w:t xml:space="preserve">Inspect </w:t>
            </w:r>
            <w:r w:rsidR="008E6C26">
              <w:t>for signs of debris or particles,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87E03F" w14:textId="4476C8D0" w:rsidR="003C6DB9" w:rsidRDefault="004B1996" w:rsidP="008E6C26">
            <w:pPr>
              <w:pStyle w:val="DefaultStyle"/>
              <w:spacing w:after="0" w:line="100" w:lineRule="atLeast"/>
            </w:pPr>
            <w:r>
              <w:t>Pending</w:t>
            </w:r>
          </w:p>
        </w:tc>
      </w:tr>
      <w:tr w:rsidR="00686CBE" w14:paraId="4133CA8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396AC" w14:textId="101535C1" w:rsidR="00686CBE" w:rsidRDefault="005460E3" w:rsidP="00686CBE">
            <w:pPr>
              <w:pStyle w:val="DefaultStyle"/>
              <w:spacing w:after="0" w:line="100" w:lineRule="atLeast"/>
            </w:pPr>
            <w:r>
              <w:t xml:space="preserve">Verify that </w:t>
            </w:r>
            <w:r w:rsidR="00686CBE">
              <w:t xml:space="preserve">appendages or </w:t>
            </w:r>
            <w:proofErr w:type="spellStart"/>
            <w:r w:rsidR="00686CBE">
              <w:t>deploya</w:t>
            </w:r>
            <w:r w:rsidR="008E6C26">
              <w:t>bles</w:t>
            </w:r>
            <w:proofErr w:type="spellEnd"/>
            <w:r w:rsidR="008E6C26">
              <w:t xml:space="preserve"> remain in</w:t>
            </w:r>
            <w:r w:rsidR="00686CBE">
              <w:t xml:space="preserve"> stowed configuration.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B81CC0" w14:textId="7545D98E" w:rsidR="00686CBE" w:rsidRDefault="004B1996" w:rsidP="008E6C26">
            <w:pPr>
              <w:pStyle w:val="DefaultStyle"/>
              <w:spacing w:after="0" w:line="100" w:lineRule="atLeast"/>
            </w:pPr>
            <w:r>
              <w:t>Pending</w:t>
            </w:r>
          </w:p>
        </w:tc>
      </w:tr>
      <w:tr w:rsidR="00686CBE" w14:paraId="3FC42BC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5E821" w14:textId="176A4DDF" w:rsidR="00686CBE" w:rsidRDefault="00686CBE" w:rsidP="00686CBE">
            <w:pPr>
              <w:pStyle w:val="DefaultStyle"/>
              <w:spacing w:after="0" w:line="100" w:lineRule="atLeast"/>
            </w:pPr>
            <w:r>
              <w:t>Inspect external fasteners</w:t>
            </w:r>
            <w:r w:rsidR="008E6C26">
              <w:t xml:space="preserve"> and secondary locking for integrity</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170268" w14:textId="3D8B2405" w:rsidR="00686CBE" w:rsidRDefault="004B1996" w:rsidP="008E6C26">
            <w:pPr>
              <w:pStyle w:val="DefaultStyle"/>
              <w:spacing w:after="0" w:line="100" w:lineRule="atLeast"/>
            </w:pPr>
            <w:r>
              <w:t>Pending</w:t>
            </w:r>
          </w:p>
        </w:tc>
      </w:tr>
      <w:tr w:rsidR="00686CBE" w14:paraId="29AB486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EFC89" w14:textId="109A22E9" w:rsidR="00686CBE" w:rsidRDefault="008E6C26" w:rsidP="008E6C26">
            <w:pPr>
              <w:pStyle w:val="DefaultStyle"/>
              <w:spacing w:after="0" w:line="100" w:lineRule="atLeast"/>
            </w:pPr>
            <w:r>
              <w:t xml:space="preserve">Post-inspection photos </w:t>
            </w:r>
            <w:r w:rsidR="005460E3">
              <w:t xml:space="preserve">of each axis of CubeSat </w:t>
            </w:r>
            <w:r>
              <w:t>for</w:t>
            </w:r>
            <w:r w:rsidR="00686CBE">
              <w:t xml:space="preserve"> flight safety verification closeout.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DB146D" w14:textId="04B02320" w:rsidR="00686CBE" w:rsidRDefault="004B1996" w:rsidP="008E6C26">
            <w:pPr>
              <w:pStyle w:val="DefaultStyle"/>
              <w:spacing w:after="0" w:line="100" w:lineRule="atLeast"/>
            </w:pPr>
            <w:r>
              <w:t>Pending</w:t>
            </w:r>
          </w:p>
        </w:tc>
      </w:tr>
      <w:tr w:rsidR="005460E3" w14:paraId="5DBC510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1BF810" w14:textId="72359EE2" w:rsidR="005460E3" w:rsidRDefault="005460E3" w:rsidP="008E6C26">
            <w:pPr>
              <w:pStyle w:val="DefaultStyle"/>
              <w:spacing w:after="0" w:line="100" w:lineRule="atLeast"/>
            </w:pPr>
            <w:r>
              <w:t>Mechanical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833EA" w14:textId="16BAD1F1" w:rsidR="005460E3" w:rsidRDefault="004B1996" w:rsidP="008E6C26">
            <w:pPr>
              <w:pStyle w:val="DefaultStyle"/>
              <w:spacing w:after="0" w:line="100" w:lineRule="atLeast"/>
            </w:pPr>
            <w:r>
              <w:t>Pending</w:t>
            </w:r>
          </w:p>
        </w:tc>
      </w:tr>
      <w:tr w:rsidR="005460E3" w14:paraId="1D876F9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C62CE" w14:textId="23E963BF" w:rsidR="005460E3" w:rsidRDefault="005460E3" w:rsidP="008E6C26">
            <w:pPr>
              <w:pStyle w:val="DefaultStyle"/>
              <w:spacing w:after="0" w:line="100" w:lineRule="atLeast"/>
            </w:pPr>
            <w:r>
              <w:t>Functional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B73C0B" w14:textId="0A95348F" w:rsidR="005460E3" w:rsidRDefault="004B1996" w:rsidP="008E6C26">
            <w:pPr>
              <w:pStyle w:val="DefaultStyle"/>
              <w:spacing w:after="0" w:line="100" w:lineRule="atLeast"/>
            </w:pPr>
            <w:r>
              <w:t>Pending</w:t>
            </w:r>
          </w:p>
        </w:tc>
      </w:tr>
    </w:tbl>
    <w:p w14:paraId="52A98643" w14:textId="77777777" w:rsidR="00686CBE" w:rsidRDefault="00686CBE" w:rsidP="00686CBE"/>
    <w:p w14:paraId="23FF639D" w14:textId="3B985D9F" w:rsidR="008B033D" w:rsidRDefault="007F250A" w:rsidP="008B033D">
      <w:pPr>
        <w:pStyle w:val="Heading2"/>
      </w:pPr>
      <w:r>
        <w:t xml:space="preserve"> </w:t>
      </w:r>
      <w:bookmarkStart w:id="92" w:name="_Toc26515482"/>
      <w:r w:rsidR="008B033D">
        <w:t>Pre-delivery Mechanical Compatibility Check</w:t>
      </w:r>
      <w:bookmarkEnd w:id="92"/>
    </w:p>
    <w:p w14:paraId="051CD3EA" w14:textId="315D25AF" w:rsidR="008B033D" w:rsidRDefault="008B033D" w:rsidP="008B033D">
      <w:r>
        <w:t>Customers are encouraged to check CubeSat mechanical compatibility with the NRCSD</w:t>
      </w:r>
      <w:r w:rsidR="00D51569">
        <w:t xml:space="preserve"> prior to delivery to </w:t>
      </w:r>
      <w:proofErr w:type="spellStart"/>
      <w:r w:rsidR="00D51569">
        <w:t>NanoRacks</w:t>
      </w:r>
      <w:proofErr w:type="spellEnd"/>
      <w:r>
        <w:t xml:space="preserve">. The NRCSD ICD provides dimensions for a fit </w:t>
      </w:r>
      <w:r w:rsidR="00D676D0">
        <w:t>gauge</w:t>
      </w:r>
      <w:r w:rsidR="00D51569">
        <w:t xml:space="preserve">, for the smallest </w:t>
      </w:r>
      <w:r w:rsidR="00D676D0">
        <w:t>NRCSD</w:t>
      </w:r>
      <w:r>
        <w:t xml:space="preserve"> </w:t>
      </w:r>
      <w:r w:rsidR="00D676D0">
        <w:t>internal envelope accounting for tolerances.</w:t>
      </w:r>
      <w:r w:rsidR="00481506">
        <w:t xml:space="preserve"> In some circumstances, </w:t>
      </w:r>
      <w:proofErr w:type="spellStart"/>
      <w:r w:rsidR="00481506">
        <w:t>N</w:t>
      </w:r>
      <w:r w:rsidR="00CC698A">
        <w:t>anoRacks</w:t>
      </w:r>
      <w:proofErr w:type="spellEnd"/>
      <w:r w:rsidR="00CC698A">
        <w:t xml:space="preserve"> will request that the C</w:t>
      </w:r>
      <w:r w:rsidR="00481506">
        <w:t xml:space="preserve">ustomer perform a deployment test of the CubeSat with a qualification model of the NRCSD. </w:t>
      </w:r>
      <w:r w:rsidR="00050B56">
        <w:t xml:space="preserve">Contact </w:t>
      </w:r>
      <w:proofErr w:type="spellStart"/>
      <w:r w:rsidR="00050B56">
        <w:t>NanoRacks</w:t>
      </w:r>
      <w:proofErr w:type="spellEnd"/>
      <w:r w:rsidR="00050B56">
        <w:t xml:space="preserve"> to schedule fit-checks and to determine </w:t>
      </w:r>
      <w:proofErr w:type="gramStart"/>
      <w:r w:rsidR="00050B56">
        <w:t>whether or not</w:t>
      </w:r>
      <w:proofErr w:type="gramEnd"/>
      <w:r w:rsidR="00050B56">
        <w:t xml:space="preserve"> a deployment test will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8B033D" w14:paraId="50074F4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349A10" w14:textId="7D5C1DB9" w:rsidR="008B033D" w:rsidRPr="008B033D" w:rsidRDefault="008B033D" w:rsidP="008B033D">
            <w:pPr>
              <w:pStyle w:val="DefaultStyle"/>
              <w:spacing w:after="0" w:line="100" w:lineRule="atLeast"/>
              <w:jc w:val="center"/>
            </w:pPr>
            <w:r>
              <w:t>Pre-delivery Mechanical Compatibility Check</w:t>
            </w:r>
          </w:p>
        </w:tc>
      </w:tr>
      <w:tr w:rsidR="008B033D" w14:paraId="0937D248"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782956" w14:textId="413CA552" w:rsidR="008B033D" w:rsidRDefault="00D51569" w:rsidP="0058186D">
            <w:pPr>
              <w:pStyle w:val="DefaultStyle"/>
              <w:spacing w:after="0" w:line="100" w:lineRule="atLeast"/>
            </w:pPr>
            <w:r>
              <w:t>Include a memo in this safety data template addressing:</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D68EF9" w14:textId="2FB18BD0" w:rsidR="008B033D" w:rsidRDefault="004B1996" w:rsidP="0058186D">
            <w:pPr>
              <w:pStyle w:val="DefaultStyle"/>
              <w:spacing w:after="0" w:line="100" w:lineRule="atLeast"/>
            </w:pPr>
            <w:r>
              <w:t>Pending</w:t>
            </w:r>
          </w:p>
        </w:tc>
      </w:tr>
      <w:tr w:rsidR="008B033D" w14:paraId="26F4F7A4"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AD652" w14:textId="4F2763E6" w:rsidR="008B033D" w:rsidRDefault="00D51569" w:rsidP="0058186D">
            <w:pPr>
              <w:pStyle w:val="DefaultStyle"/>
              <w:spacing w:after="0" w:line="100" w:lineRule="atLeast"/>
            </w:pPr>
            <w:r>
              <w:t>Test with fit gauge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4CCA2E" w14:textId="4A07813C" w:rsidR="008B033D" w:rsidRDefault="004B1996" w:rsidP="0058186D">
            <w:pPr>
              <w:pStyle w:val="DefaultStyle"/>
              <w:spacing w:after="0" w:line="100" w:lineRule="atLeast"/>
            </w:pPr>
            <w:r>
              <w:t>Pending</w:t>
            </w:r>
          </w:p>
        </w:tc>
      </w:tr>
      <w:tr w:rsidR="00D51569" w14:paraId="2E7F3CD7"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D0D370" w14:textId="5860A966" w:rsidR="00D51569" w:rsidRDefault="00D51569" w:rsidP="0058186D">
            <w:pPr>
              <w:pStyle w:val="DefaultStyle"/>
              <w:spacing w:after="0" w:line="100" w:lineRule="atLeast"/>
            </w:pPr>
            <w:r>
              <w:t>Test comments (e.g. if test fails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4C55A9" w14:textId="2E149DB6" w:rsidR="00D51569" w:rsidRDefault="004B1996" w:rsidP="0058186D">
            <w:pPr>
              <w:pStyle w:val="DefaultStyle"/>
              <w:spacing w:after="0" w:line="100" w:lineRule="atLeast"/>
            </w:pPr>
            <w:r>
              <w:t>Pending</w:t>
            </w:r>
          </w:p>
        </w:tc>
      </w:tr>
      <w:tr w:rsidR="007F250A" w:rsidRPr="008B033D" w14:paraId="120A28BB"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47941E" w14:textId="04312C4A" w:rsidR="007F250A" w:rsidRPr="008B033D" w:rsidRDefault="007F250A" w:rsidP="007F250A">
            <w:pPr>
              <w:pStyle w:val="DefaultStyle"/>
              <w:spacing w:after="0" w:line="100" w:lineRule="atLeast"/>
              <w:jc w:val="center"/>
            </w:pPr>
            <w:r>
              <w:t xml:space="preserve">Deployment </w:t>
            </w:r>
            <w:proofErr w:type="gramStart"/>
            <w:r>
              <w:t xml:space="preserve">Test </w:t>
            </w:r>
            <w:r w:rsidR="00481506">
              <w:t xml:space="preserve"> -</w:t>
            </w:r>
            <w:proofErr w:type="gramEnd"/>
            <w:r w:rsidR="00481506">
              <w:t xml:space="preserve"> with all appendages released while inside NRCSD</w:t>
            </w:r>
          </w:p>
        </w:tc>
      </w:tr>
      <w:tr w:rsidR="007F250A" w14:paraId="324C93BC"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C93BA4" w14:textId="5B8CB145" w:rsidR="007F250A" w:rsidRDefault="00481506" w:rsidP="007F250A">
            <w:pPr>
              <w:pStyle w:val="DefaultStyle"/>
              <w:spacing w:after="0" w:line="100" w:lineRule="atLeast"/>
            </w:pPr>
            <w:r>
              <w:t>Video of CubeSat deployment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01D4C7" w14:textId="11E61E90" w:rsidR="007F250A" w:rsidRDefault="004B1996" w:rsidP="007F250A">
            <w:pPr>
              <w:pStyle w:val="DefaultStyle"/>
              <w:spacing w:after="0" w:line="100" w:lineRule="atLeast"/>
            </w:pPr>
            <w:r>
              <w:t>Pending</w:t>
            </w:r>
          </w:p>
        </w:tc>
      </w:tr>
      <w:tr w:rsidR="007F250A" w14:paraId="1D527F6B"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CC6B0A" w14:textId="3E82EA6C" w:rsidR="007F250A" w:rsidRDefault="007F250A" w:rsidP="007F250A">
            <w:pPr>
              <w:pStyle w:val="DefaultStyle"/>
              <w:spacing w:after="0" w:line="100" w:lineRule="atLeast"/>
            </w:pPr>
            <w:r>
              <w:t>Deployment test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332D02" w14:textId="4E2CA5EA" w:rsidR="007F250A" w:rsidRDefault="004B1996" w:rsidP="007F250A">
            <w:pPr>
              <w:pStyle w:val="DefaultStyle"/>
              <w:spacing w:after="0" w:line="100" w:lineRule="atLeast"/>
            </w:pPr>
            <w:r>
              <w:t>Pending</w:t>
            </w:r>
          </w:p>
        </w:tc>
      </w:tr>
      <w:tr w:rsidR="007F250A" w14:paraId="465D6107"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EEEF9C" w14:textId="7F0F311E" w:rsidR="007F250A" w:rsidRDefault="007F250A" w:rsidP="007F250A">
            <w:pPr>
              <w:pStyle w:val="DefaultStyle"/>
              <w:spacing w:after="0" w:line="100" w:lineRule="atLeast"/>
            </w:pPr>
            <w:r>
              <w:t>Test comments (e.g. if test fails</w:t>
            </w:r>
            <w:r w:rsidR="00481506">
              <w:t>,</w:t>
            </w:r>
            <w:r>
              <w:t xml:space="preserve">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6AEEF0" w14:textId="2BD99E2F" w:rsidR="007F250A" w:rsidRDefault="004B1996" w:rsidP="007F250A">
            <w:pPr>
              <w:pStyle w:val="DefaultStyle"/>
              <w:spacing w:after="0" w:line="100" w:lineRule="atLeast"/>
            </w:pPr>
            <w:r>
              <w:t>Pending</w:t>
            </w:r>
          </w:p>
        </w:tc>
      </w:tr>
    </w:tbl>
    <w:p w14:paraId="0016F9BC" w14:textId="77777777" w:rsidR="007F250A" w:rsidRDefault="007F250A" w:rsidP="00BA403D">
      <w:pPr>
        <w:pStyle w:val="Heading1"/>
        <w:numPr>
          <w:ilvl w:val="0"/>
          <w:numId w:val="0"/>
        </w:numPr>
      </w:pPr>
    </w:p>
    <w:p w14:paraId="7F637220" w14:textId="77777777" w:rsidR="00DE73ED" w:rsidRDefault="00A81770" w:rsidP="00DE73ED">
      <w:pPr>
        <w:pStyle w:val="Heading1"/>
      </w:pPr>
      <w:bookmarkStart w:id="93" w:name="_Toc26515483"/>
      <w:r>
        <w:t>Materials Assessment</w:t>
      </w:r>
      <w:bookmarkEnd w:id="93"/>
    </w:p>
    <w:p w14:paraId="15373E6B" w14:textId="77777777" w:rsidR="0063372E" w:rsidRDefault="0063372E" w:rsidP="0063372E">
      <w:pPr>
        <w:pStyle w:val="Heading2"/>
        <w:ind w:left="630" w:hanging="630"/>
      </w:pPr>
      <w:bookmarkStart w:id="94" w:name="_Toc26515484"/>
      <w:r>
        <w:t xml:space="preserve">Frangible </w:t>
      </w:r>
      <w:r w:rsidRPr="008013CC">
        <w:t>Materials</w:t>
      </w:r>
      <w:bookmarkEnd w:id="94"/>
    </w:p>
    <w:p w14:paraId="036246C6" w14:textId="77777777" w:rsidR="0063372E" w:rsidRDefault="0063372E" w:rsidP="0063372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3372E" w14:paraId="3097C14E"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41BA5F" w14:textId="77777777" w:rsidR="0063372E" w:rsidRPr="004D7D63" w:rsidRDefault="0063372E" w:rsidP="0063372E">
            <w:pPr>
              <w:pStyle w:val="DefaultStyle"/>
              <w:spacing w:after="0" w:line="100" w:lineRule="atLeast"/>
              <w:jc w:val="center"/>
              <w:rPr>
                <w:b/>
              </w:rPr>
            </w:pPr>
            <w:r>
              <w:t>Frangible Materials</w:t>
            </w:r>
          </w:p>
        </w:tc>
      </w:tr>
      <w:tr w:rsidR="0063372E" w14:paraId="091C28E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DF8B4D" w14:textId="218843E5" w:rsidR="0063372E" w:rsidRDefault="0063372E" w:rsidP="008E6C26">
            <w:pPr>
              <w:pStyle w:val="DefaultStyle"/>
              <w:spacing w:after="0" w:line="100" w:lineRule="atLeast"/>
            </w:pPr>
            <w:r>
              <w:t>Identify material type and location</w:t>
            </w:r>
            <w:r w:rsidR="00EA2BA2">
              <w:t xml:space="preserve"> (solar array cover glass, camera lens, </w:t>
            </w:r>
            <w:proofErr w:type="spellStart"/>
            <w:r w:rsidR="00EA2BA2">
              <w:t>etc</w:t>
            </w:r>
            <w:proofErr w:type="spellEnd"/>
            <w:r w:rsidR="00EA2BA2">
              <w: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EFEB21" w14:textId="77777777" w:rsidR="0063372E" w:rsidRDefault="0063372E" w:rsidP="008E6C26">
            <w:pPr>
              <w:pStyle w:val="DefaultStyle"/>
              <w:spacing w:after="0" w:line="100" w:lineRule="atLeast"/>
            </w:pPr>
          </w:p>
        </w:tc>
      </w:tr>
      <w:tr w:rsidR="0063372E" w14:paraId="5DB8B22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591C0D" w14:textId="77777777" w:rsidR="0063372E" w:rsidRDefault="0063372E" w:rsidP="008E6C26">
            <w:pPr>
              <w:pStyle w:val="DefaultStyle"/>
              <w:spacing w:after="0" w:line="100" w:lineRule="atLeast"/>
            </w:pPr>
            <w:r>
              <w:t>Identify materials containment method</w:t>
            </w:r>
          </w:p>
          <w:p w14:paraId="2D95F02C" w14:textId="77777777" w:rsidR="0063372E" w:rsidRDefault="0063372E" w:rsidP="008E6C26">
            <w:pPr>
              <w:pStyle w:val="DefaultStyle"/>
              <w:spacing w:after="0" w:line="100" w:lineRule="atLeast"/>
            </w:pPr>
            <w:r>
              <w:t>(enclosed area or encapsulation)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2B8C77" w14:textId="77777777" w:rsidR="0063372E" w:rsidRDefault="0063372E" w:rsidP="008E6C26">
            <w:pPr>
              <w:pStyle w:val="DefaultStyle"/>
              <w:spacing w:after="0" w:line="100" w:lineRule="atLeast"/>
            </w:pPr>
          </w:p>
        </w:tc>
      </w:tr>
      <w:tr w:rsidR="00EA2BA2" w14:paraId="7725F6A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6AD2CE" w14:textId="106A1BEA" w:rsidR="00EA2BA2" w:rsidRDefault="00EA2BA2" w:rsidP="008E6C26">
            <w:pPr>
              <w:pStyle w:val="DefaultStyle"/>
              <w:spacing w:after="0" w:line="100" w:lineRule="atLeast"/>
            </w:pPr>
            <w:r>
              <w:t>Detailed physical schematics</w:t>
            </w:r>
          </w:p>
        </w:tc>
      </w:tr>
      <w:tr w:rsidR="00EA2BA2" w14:paraId="3CFC9C40"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585ABE" w14:textId="77777777" w:rsidR="00EA2BA2" w:rsidRDefault="00EA2BA2" w:rsidP="008E6C26">
            <w:pPr>
              <w:pStyle w:val="DefaultStyle"/>
              <w:spacing w:after="0" w:line="100" w:lineRule="atLeast"/>
            </w:pPr>
          </w:p>
          <w:p w14:paraId="735E07A7" w14:textId="77777777" w:rsidR="006B4F6E" w:rsidRDefault="006B4F6E" w:rsidP="008E6C26">
            <w:pPr>
              <w:pStyle w:val="DefaultStyle"/>
              <w:spacing w:after="0" w:line="100" w:lineRule="atLeast"/>
            </w:pPr>
          </w:p>
          <w:p w14:paraId="7218D051" w14:textId="372DCEA9" w:rsidR="006B4F6E" w:rsidRDefault="006B4F6E" w:rsidP="008E6C26">
            <w:pPr>
              <w:pStyle w:val="DefaultStyle"/>
              <w:spacing w:after="0" w:line="100" w:lineRule="atLeast"/>
            </w:pPr>
          </w:p>
        </w:tc>
      </w:tr>
    </w:tbl>
    <w:p w14:paraId="06758D37" w14:textId="77777777" w:rsidR="00FA397F" w:rsidRDefault="00FA397F" w:rsidP="0063372E"/>
    <w:p w14:paraId="66B73159" w14:textId="77777777" w:rsidR="00FA397F" w:rsidRDefault="00FA397F" w:rsidP="00611754">
      <w:pPr>
        <w:pStyle w:val="Heading2"/>
        <w:ind w:left="630" w:hanging="630"/>
      </w:pPr>
      <w:bookmarkStart w:id="95" w:name="_Toc26515485"/>
      <w:r w:rsidRPr="008013CC">
        <w:t>Toxic Materials</w:t>
      </w:r>
      <w:bookmarkEnd w:id="95"/>
    </w:p>
    <w:p w14:paraId="1CED1048" w14:textId="77777777" w:rsidR="00611754" w:rsidRDefault="00611754" w:rsidP="00611754">
      <w:proofErr w:type="spellStart"/>
      <w:r>
        <w:t>NanoRacks</w:t>
      </w:r>
      <w:proofErr w:type="spellEnd"/>
      <w:r>
        <w:t xml:space="preserve"> guidance on toxic materials available </w:t>
      </w:r>
      <w:r w:rsidR="0063372E">
        <w:t>for download, (</w:t>
      </w:r>
      <w:r w:rsidR="0063372E" w:rsidRPr="0063372E">
        <w:t>http://na</w:t>
      </w:r>
      <w:r w:rsidR="0063372E">
        <w:t>noracks.com/resources/documents)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1AC84A8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9651AD" w14:textId="77777777" w:rsidR="00611754" w:rsidRPr="004D7D63" w:rsidRDefault="00611754" w:rsidP="008E6C26">
            <w:pPr>
              <w:pStyle w:val="DefaultStyle"/>
              <w:spacing w:after="0" w:line="100" w:lineRule="atLeast"/>
              <w:jc w:val="center"/>
              <w:rPr>
                <w:b/>
              </w:rPr>
            </w:pPr>
            <w:r>
              <w:t>Toxic Materials</w:t>
            </w:r>
          </w:p>
        </w:tc>
      </w:tr>
      <w:tr w:rsidR="00611754" w14:paraId="0C734B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0712B" w14:textId="03A1767F" w:rsidR="00611754" w:rsidRDefault="00611754" w:rsidP="008E6C26">
            <w:pPr>
              <w:pStyle w:val="DefaultStyle"/>
              <w:spacing w:after="0" w:line="100" w:lineRule="atLeast"/>
            </w:pPr>
            <w:r>
              <w:t>Identify material</w:t>
            </w:r>
            <w:r w:rsidR="00EA2BA2">
              <w:t xml:space="preserve">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23AB8" w14:textId="77777777" w:rsidR="00611754" w:rsidRDefault="00611754" w:rsidP="008E6C26">
            <w:pPr>
              <w:pStyle w:val="DefaultStyle"/>
              <w:spacing w:after="0" w:line="100" w:lineRule="atLeast"/>
            </w:pPr>
          </w:p>
        </w:tc>
      </w:tr>
      <w:tr w:rsidR="00611754" w14:paraId="49FCC06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1EC568" w14:textId="7C5ACA46" w:rsidR="00611754" w:rsidRDefault="00611754" w:rsidP="00CC698A">
            <w:pPr>
              <w:pStyle w:val="DefaultStyle"/>
              <w:spacing w:after="0" w:line="100" w:lineRule="atLeast"/>
            </w:pPr>
            <w:r>
              <w:t>Identify toxic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8038B" w14:textId="77777777" w:rsidR="00611754" w:rsidRDefault="00611754" w:rsidP="008E6C26">
            <w:pPr>
              <w:pStyle w:val="DefaultStyle"/>
              <w:spacing w:after="0" w:line="100" w:lineRule="atLeast"/>
            </w:pPr>
          </w:p>
        </w:tc>
      </w:tr>
      <w:tr w:rsidR="00674B87" w14:paraId="7775CDB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90161A" w14:textId="7B38278B" w:rsidR="00674B87" w:rsidRDefault="00674B87" w:rsidP="00CC698A">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ACCE5E" w14:textId="77777777" w:rsidR="00674B87" w:rsidRDefault="00674B87" w:rsidP="008E6C26">
            <w:pPr>
              <w:pStyle w:val="DefaultStyle"/>
              <w:spacing w:after="0" w:line="100" w:lineRule="atLeast"/>
            </w:pPr>
          </w:p>
        </w:tc>
      </w:tr>
      <w:tr w:rsidR="00EA2BA2" w14:paraId="167D98E7"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FEAE9E" w14:textId="644B927E" w:rsidR="00EA2BA2" w:rsidRDefault="00EA2BA2" w:rsidP="008E6C26">
            <w:pPr>
              <w:pStyle w:val="DefaultStyle"/>
              <w:spacing w:after="0" w:line="100" w:lineRule="atLeast"/>
            </w:pPr>
            <w:r>
              <w:t>Detailed schematic</w:t>
            </w:r>
          </w:p>
        </w:tc>
      </w:tr>
      <w:tr w:rsidR="00EA2BA2" w14:paraId="2081EC16"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C46EB0" w14:textId="77777777" w:rsidR="00EA2BA2" w:rsidRDefault="00EA2BA2" w:rsidP="008E6C26">
            <w:pPr>
              <w:pStyle w:val="DefaultStyle"/>
              <w:spacing w:after="0" w:line="100" w:lineRule="atLeast"/>
            </w:pPr>
          </w:p>
          <w:p w14:paraId="695A2E8C" w14:textId="77777777" w:rsidR="006B4F6E" w:rsidRDefault="006B4F6E" w:rsidP="008E6C26">
            <w:pPr>
              <w:pStyle w:val="DefaultStyle"/>
              <w:spacing w:after="0" w:line="100" w:lineRule="atLeast"/>
            </w:pPr>
          </w:p>
          <w:p w14:paraId="6A8F8F86" w14:textId="29D19BFE" w:rsidR="006B4F6E" w:rsidRDefault="006B4F6E" w:rsidP="008E6C26">
            <w:pPr>
              <w:pStyle w:val="DefaultStyle"/>
              <w:spacing w:after="0" w:line="100" w:lineRule="atLeast"/>
            </w:pPr>
          </w:p>
        </w:tc>
      </w:tr>
    </w:tbl>
    <w:p w14:paraId="6B5F890D" w14:textId="77777777" w:rsidR="00611754" w:rsidRDefault="00611754" w:rsidP="00611754"/>
    <w:p w14:paraId="4B199BF5" w14:textId="77777777" w:rsidR="00611754" w:rsidRDefault="00611754" w:rsidP="00611754">
      <w:pPr>
        <w:pStyle w:val="Heading2"/>
        <w:ind w:left="630" w:hanging="630"/>
      </w:pPr>
      <w:bookmarkStart w:id="96" w:name="_Toc26515486"/>
      <w:r>
        <w:t>Radioactive Materials</w:t>
      </w:r>
      <w:bookmarkEnd w:id="96"/>
    </w:p>
    <w:p w14:paraId="3080E923" w14:textId="77777777" w:rsidR="00611754" w:rsidRDefault="00611754" w:rsidP="0061175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348A0FE9"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7CA31A" w14:textId="77777777" w:rsidR="00611754" w:rsidRPr="004D7D63" w:rsidRDefault="00611754" w:rsidP="008E6C26">
            <w:pPr>
              <w:pStyle w:val="DefaultStyle"/>
              <w:spacing w:after="0" w:line="100" w:lineRule="atLeast"/>
              <w:jc w:val="center"/>
              <w:rPr>
                <w:b/>
              </w:rPr>
            </w:pPr>
            <w:r>
              <w:t>Radioactive Materials</w:t>
            </w:r>
          </w:p>
        </w:tc>
      </w:tr>
      <w:tr w:rsidR="00611754" w14:paraId="7766385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9133F7" w14:textId="423FD9FE" w:rsidR="00611754" w:rsidRDefault="00611754" w:rsidP="008E6C26">
            <w:pPr>
              <w:pStyle w:val="DefaultStyle"/>
              <w:spacing w:after="0" w:line="100" w:lineRule="atLeast"/>
            </w:pPr>
            <w:r>
              <w:t>Identify materi</w:t>
            </w:r>
            <w:r w:rsidR="00EA2BA2">
              <w:t xml:space="preserve">al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8347CB" w14:textId="53609BF2" w:rsidR="00611754" w:rsidRDefault="004B1996" w:rsidP="008E6C26">
            <w:pPr>
              <w:pStyle w:val="DefaultStyle"/>
              <w:spacing w:after="0" w:line="100" w:lineRule="atLeast"/>
            </w:pPr>
            <w:r>
              <w:t>N/A</w:t>
            </w:r>
          </w:p>
        </w:tc>
      </w:tr>
      <w:tr w:rsidR="00050B56" w14:paraId="5F054A1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EB75FB" w14:textId="3A87EC8D" w:rsidR="00050B56" w:rsidRDefault="00050B56" w:rsidP="008E6C26">
            <w:pPr>
              <w:pStyle w:val="DefaultStyle"/>
              <w:spacing w:after="0" w:line="100" w:lineRule="atLeast"/>
            </w:pPr>
            <w:r>
              <w:t>Identify radioactive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19E8D0" w14:textId="6CF4B913" w:rsidR="00050B56" w:rsidRDefault="004B1996" w:rsidP="008E6C26">
            <w:pPr>
              <w:pStyle w:val="DefaultStyle"/>
              <w:spacing w:after="0" w:line="100" w:lineRule="atLeast"/>
            </w:pPr>
            <w:r>
              <w:t>N/A</w:t>
            </w:r>
          </w:p>
        </w:tc>
      </w:tr>
      <w:tr w:rsidR="00973D4A" w14:paraId="4AC14BAD"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E13867" w14:textId="7E4BD5C5" w:rsidR="00973D4A" w:rsidRDefault="00973D4A" w:rsidP="008E6C26">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DBE7B" w14:textId="38D4890E" w:rsidR="00973D4A" w:rsidRDefault="004B1996" w:rsidP="008E6C26">
            <w:pPr>
              <w:pStyle w:val="DefaultStyle"/>
              <w:spacing w:after="0" w:line="100" w:lineRule="atLeast"/>
            </w:pPr>
            <w:r>
              <w:t>N/A</w:t>
            </w:r>
          </w:p>
        </w:tc>
      </w:tr>
      <w:tr w:rsidR="00EA2BA2" w14:paraId="4F9CCDDA"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33B467" w14:textId="221B34AA" w:rsidR="00EA2BA2" w:rsidRDefault="00EA2BA2" w:rsidP="008E6C26">
            <w:pPr>
              <w:pStyle w:val="DefaultStyle"/>
              <w:spacing w:after="0" w:line="100" w:lineRule="atLeast"/>
            </w:pPr>
            <w:r>
              <w:t>Detailed physical schematic</w:t>
            </w:r>
          </w:p>
        </w:tc>
      </w:tr>
      <w:tr w:rsidR="00EA2BA2" w14:paraId="570AB6B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3AC637" w14:textId="77777777" w:rsidR="00EA2BA2" w:rsidRDefault="00EA2BA2" w:rsidP="008E6C26">
            <w:pPr>
              <w:pStyle w:val="DefaultStyle"/>
              <w:spacing w:after="0" w:line="100" w:lineRule="atLeast"/>
            </w:pPr>
          </w:p>
          <w:p w14:paraId="33F64604" w14:textId="10686363" w:rsidR="006B4F6E" w:rsidRDefault="004B1996" w:rsidP="008E6C26">
            <w:pPr>
              <w:pStyle w:val="DefaultStyle"/>
              <w:spacing w:after="0" w:line="100" w:lineRule="atLeast"/>
            </w:pPr>
            <w:r>
              <w:t>N/A</w:t>
            </w:r>
          </w:p>
          <w:p w14:paraId="25C022FB" w14:textId="5BA715A5" w:rsidR="006B4F6E" w:rsidRDefault="006B4F6E" w:rsidP="008E6C26">
            <w:pPr>
              <w:pStyle w:val="DefaultStyle"/>
              <w:spacing w:after="0" w:line="100" w:lineRule="atLeast"/>
            </w:pPr>
          </w:p>
        </w:tc>
      </w:tr>
    </w:tbl>
    <w:p w14:paraId="2E1CD3B0" w14:textId="301187DE" w:rsidR="005A2AD7" w:rsidRDefault="005A2AD7">
      <w:pPr>
        <w:tabs>
          <w:tab w:val="left" w:pos="900"/>
        </w:tabs>
      </w:pPr>
    </w:p>
    <w:p w14:paraId="2B962DFC" w14:textId="546F7F35" w:rsidR="003E3892" w:rsidRDefault="003E3892">
      <w:pPr>
        <w:tabs>
          <w:tab w:val="left" w:pos="900"/>
        </w:tabs>
      </w:pPr>
    </w:p>
    <w:p w14:paraId="546FF2E3" w14:textId="65C5D81D" w:rsidR="003E3892" w:rsidRDefault="003E3892">
      <w:pPr>
        <w:tabs>
          <w:tab w:val="left" w:pos="900"/>
        </w:tabs>
      </w:pPr>
    </w:p>
    <w:p w14:paraId="7200AEB8" w14:textId="77777777" w:rsidR="003E3892" w:rsidRPr="00103ABB" w:rsidRDefault="003E3892">
      <w:pPr>
        <w:tabs>
          <w:tab w:val="left" w:pos="900"/>
        </w:tabs>
      </w:pPr>
    </w:p>
    <w:sectPr w:rsidR="003E3892" w:rsidRPr="00103ABB">
      <w:headerReference w:type="default" r:id="rId42"/>
      <w:footerReference w:type="default" r:id="rId43"/>
      <w:pgSz w:w="12240" w:h="15840"/>
      <w:pgMar w:top="1440" w:right="1440" w:bottom="1440" w:left="1440" w:header="720" w:footer="72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ristan Prejean" w:date="2020-02-10T13:33:00Z" w:initials="TP">
    <w:p w14:paraId="6E280156" w14:textId="77777777" w:rsidR="003649D6" w:rsidRDefault="003649D6" w:rsidP="002B1813">
      <w:pPr>
        <w:pStyle w:val="CommentText"/>
      </w:pPr>
      <w:r>
        <w:rPr>
          <w:rStyle w:val="CommentReference"/>
        </w:rPr>
        <w:annotationRef/>
      </w:r>
      <w:r>
        <w:rPr>
          <w:rStyle w:val="CommentReference"/>
        </w:rPr>
        <w:annotationRef/>
      </w:r>
      <w:r>
        <w:t xml:space="preserve">All comments in this document are focused on obtaining the necessary technical data </w:t>
      </w:r>
      <w:proofErr w:type="gramStart"/>
      <w:r>
        <w:t>in order for</w:t>
      </w:r>
      <w:proofErr w:type="gramEnd"/>
      <w:r>
        <w:t xml:space="preserve"> </w:t>
      </w:r>
      <w:proofErr w:type="spellStart"/>
      <w:r>
        <w:t>Nanoracks</w:t>
      </w:r>
      <w:proofErr w:type="spellEnd"/>
      <w:r>
        <w:t xml:space="preserve"> to develop the Phase 0/1 Safety Data Package. All missing data must ultimately be provided, but only data critical for the Phase 0/1 safety submittal has been noted directly at this time.</w:t>
      </w:r>
    </w:p>
    <w:p w14:paraId="5690466A" w14:textId="0FC83881" w:rsidR="003649D6" w:rsidRDefault="003649D6">
      <w:pPr>
        <w:pStyle w:val="CommentText"/>
      </w:pPr>
    </w:p>
  </w:comment>
  <w:comment w:id="12" w:author="Tristan Prejean" w:date="2020-02-10T13:36:00Z" w:initials="TP">
    <w:p w14:paraId="153AE16C" w14:textId="5AE9BE1E" w:rsidR="003649D6" w:rsidRDefault="003649D6">
      <w:pPr>
        <w:pStyle w:val="CommentText"/>
      </w:pPr>
      <w:r>
        <w:rPr>
          <w:rStyle w:val="CommentReference"/>
        </w:rPr>
        <w:annotationRef/>
      </w:r>
      <w:r>
        <w:t xml:space="preserve">Please specify what the payloads are in this diagram (top </w:t>
      </w:r>
      <w:proofErr w:type="gramStart"/>
      <w:r>
        <w:t>and  bottom</w:t>
      </w:r>
      <w:proofErr w:type="gramEnd"/>
      <w:r>
        <w:t xml:space="preserve"> payloads are the cameras, middle is the camera control PCB, </w:t>
      </w:r>
      <w:proofErr w:type="spellStart"/>
      <w:r>
        <w:t>etc</w:t>
      </w:r>
      <w:proofErr w:type="spellEnd"/>
      <w:r>
        <w:t>)</w:t>
      </w:r>
    </w:p>
  </w:comment>
  <w:comment w:id="13" w:author="Lauren Flanagan" w:date="2020-02-19T13:30:00Z" w:initials="LF">
    <w:p w14:paraId="044486E0" w14:textId="234A357C" w:rsidR="003649D6" w:rsidRDefault="003649D6">
      <w:pPr>
        <w:pStyle w:val="CommentText"/>
      </w:pPr>
      <w:r>
        <w:rPr>
          <w:rStyle w:val="CommentReference"/>
        </w:rPr>
        <w:annotationRef/>
      </w:r>
      <w:r>
        <w:t>Updated image</w:t>
      </w:r>
    </w:p>
  </w:comment>
  <w:comment w:id="14" w:author="Nicholas Scott Mitchell" w:date="2020-02-21T12:04:00Z" w:initials="NSM">
    <w:p w14:paraId="48DF1E61" w14:textId="247B0131" w:rsidR="003649D6" w:rsidRDefault="003649D6">
      <w:pPr>
        <w:pStyle w:val="CommentText"/>
      </w:pPr>
      <w:r>
        <w:rPr>
          <w:rStyle w:val="CommentReference"/>
        </w:rPr>
        <w:annotationRef/>
      </w:r>
      <w:r>
        <w:t xml:space="preserve">Updated for </w:t>
      </w:r>
      <w:proofErr w:type="spellStart"/>
      <w:r>
        <w:t>inhib</w:t>
      </w:r>
      <w:proofErr w:type="spellEnd"/>
      <w:r>
        <w:t xml:space="preserve"> switches + RBF</w:t>
      </w:r>
    </w:p>
  </w:comment>
  <w:comment w:id="15" w:author="Nicholas Scott Mitchell" w:date="2020-02-21T12:04:00Z" w:initials="NSM">
    <w:p w14:paraId="1DE96EDF" w14:textId="1F4F3216" w:rsidR="003649D6" w:rsidRDefault="003649D6">
      <w:pPr>
        <w:pStyle w:val="CommentText"/>
      </w:pPr>
      <w:r>
        <w:rPr>
          <w:rStyle w:val="CommentReference"/>
        </w:rPr>
        <w:annotationRef/>
      </w:r>
    </w:p>
  </w:comment>
  <w:comment w:id="17" w:author="Tristan Prejean" w:date="2020-02-10T13:48:00Z" w:initials="TP">
    <w:p w14:paraId="103707C0" w14:textId="6E740B49" w:rsidR="003649D6" w:rsidRDefault="003649D6">
      <w:pPr>
        <w:pStyle w:val="CommentText"/>
      </w:pPr>
      <w:r>
        <w:rPr>
          <w:rStyle w:val="CommentReference"/>
        </w:rPr>
        <w:annotationRef/>
      </w:r>
      <w:r>
        <w:t xml:space="preserve">If the camera lenses extend beyond the Z planes, provide dimensions how far they stick out. </w:t>
      </w:r>
    </w:p>
  </w:comment>
  <w:comment w:id="18" w:author="Lauren Flanagan" w:date="2020-02-19T21:53:00Z" w:initials="LF">
    <w:p w14:paraId="1D78A780" w14:textId="124E88BC" w:rsidR="003649D6" w:rsidRDefault="003649D6">
      <w:pPr>
        <w:pStyle w:val="CommentText"/>
      </w:pPr>
      <w:r>
        <w:rPr>
          <w:rStyle w:val="CommentReference"/>
        </w:rPr>
        <w:annotationRef/>
      </w:r>
      <w:r>
        <w:t>Updated images, now include tuna can extension as well</w:t>
      </w:r>
    </w:p>
  </w:comment>
  <w:comment w:id="19" w:author="Tristan Prejean" w:date="2020-02-10T13:50:00Z" w:initials="TP">
    <w:p w14:paraId="74E1F304" w14:textId="78F7D422" w:rsidR="003649D6" w:rsidRDefault="003649D6">
      <w:pPr>
        <w:pStyle w:val="CommentText"/>
      </w:pPr>
      <w:r>
        <w:rPr>
          <w:rStyle w:val="CommentReference"/>
        </w:rPr>
        <w:annotationRef/>
      </w:r>
      <w:r>
        <w:t xml:space="preserve">Provide dimensions of how far out the antennas extend from the body of the CubeSat. </w:t>
      </w:r>
    </w:p>
  </w:comment>
  <w:comment w:id="20" w:author="Lauren Flanagan" w:date="2020-02-19T21:53:00Z" w:initials="LF">
    <w:p w14:paraId="054B15F8" w14:textId="42C5130D" w:rsidR="003649D6" w:rsidRDefault="003649D6">
      <w:pPr>
        <w:pStyle w:val="CommentText"/>
      </w:pPr>
      <w:r>
        <w:rPr>
          <w:rStyle w:val="CommentReference"/>
        </w:rPr>
        <w:annotationRef/>
      </w:r>
      <w:r>
        <w:t>Updated images</w:t>
      </w:r>
    </w:p>
  </w:comment>
  <w:comment w:id="21" w:author="Tristan Prejean" w:date="2020-02-10T13:53:00Z" w:initials="TP">
    <w:p w14:paraId="6D354796" w14:textId="3D0CD529" w:rsidR="003649D6" w:rsidRDefault="003649D6">
      <w:pPr>
        <w:pStyle w:val="CommentText"/>
      </w:pPr>
      <w:r>
        <w:rPr>
          <w:rStyle w:val="CommentReference"/>
        </w:rPr>
        <w:annotationRef/>
      </w:r>
      <w:r>
        <w:t xml:space="preserve">Is the satellite built already? If not, please provide accurate design mass </w:t>
      </w:r>
    </w:p>
  </w:comment>
  <w:comment w:id="22" w:author="Lauren Flanagan" w:date="2020-02-19T16:29:00Z" w:initials="LF">
    <w:p w14:paraId="404444E6" w14:textId="71466112" w:rsidR="003649D6" w:rsidRDefault="003649D6">
      <w:pPr>
        <w:pStyle w:val="CommentText"/>
      </w:pPr>
      <w:r>
        <w:rPr>
          <w:rStyle w:val="CommentReference"/>
        </w:rPr>
        <w:annotationRef/>
      </w:r>
      <w:r>
        <w:t>Updated</w:t>
      </w:r>
    </w:p>
  </w:comment>
  <w:comment w:id="30" w:author="Tristan Prejean" w:date="2020-02-10T18:10:00Z" w:initials="TP">
    <w:p w14:paraId="44773393" w14:textId="2A40DED1" w:rsidR="003649D6" w:rsidRDefault="003649D6">
      <w:pPr>
        <w:pStyle w:val="CommentText"/>
      </w:pPr>
      <w:r>
        <w:rPr>
          <w:rStyle w:val="CommentReference"/>
        </w:rPr>
        <w:annotationRef/>
      </w:r>
      <w:r>
        <w:t xml:space="preserve">Provide wiring diagram showing where the inhibit switches </w:t>
      </w:r>
      <w:proofErr w:type="gramStart"/>
      <w:r>
        <w:t>are located in</w:t>
      </w:r>
      <w:proofErr w:type="gramEnd"/>
      <w:r>
        <w:t xml:space="preserve"> regard to the batteries and load</w:t>
      </w:r>
    </w:p>
  </w:comment>
  <w:comment w:id="31" w:author="Nicholas Scott Mitchell" w:date="2020-02-21T11:10:00Z" w:initials="NSM">
    <w:p w14:paraId="7F8B9991" w14:textId="22976C04" w:rsidR="003649D6" w:rsidRDefault="003649D6">
      <w:pPr>
        <w:pStyle w:val="CommentText"/>
      </w:pPr>
      <w:r>
        <w:rPr>
          <w:rStyle w:val="CommentReference"/>
        </w:rPr>
        <w:annotationRef/>
      </w:r>
      <w:r>
        <w:t xml:space="preserve">Updated </w:t>
      </w:r>
    </w:p>
  </w:comment>
  <w:comment w:id="32" w:author="Nicholas Scott Mitchell" w:date="2020-02-21T11:10:00Z" w:initials="NSM">
    <w:p w14:paraId="3CFCCCA6" w14:textId="4943E07C" w:rsidR="003649D6" w:rsidRDefault="003649D6">
      <w:pPr>
        <w:pStyle w:val="CommentText"/>
      </w:pPr>
      <w:r>
        <w:rPr>
          <w:rStyle w:val="CommentReference"/>
        </w:rPr>
        <w:annotationRef/>
      </w:r>
    </w:p>
  </w:comment>
  <w:comment w:id="33" w:author="Tristan Prejean" w:date="2020-02-10T18:13:00Z" w:initials="TP">
    <w:p w14:paraId="15B0C122" w14:textId="53C7301B" w:rsidR="003649D6" w:rsidRDefault="003649D6">
      <w:pPr>
        <w:pStyle w:val="CommentText"/>
      </w:pPr>
      <w:r>
        <w:rPr>
          <w:rStyle w:val="CommentReference"/>
        </w:rPr>
        <w:annotationRef/>
      </w:r>
      <w:r>
        <w:t>Provide CAD render of inhibits and RBF locations on structure</w:t>
      </w:r>
    </w:p>
  </w:comment>
  <w:comment w:id="34" w:author="Lauren Flanagan" w:date="2020-02-20T15:33:00Z" w:initials="LF">
    <w:p w14:paraId="672BF19E" w14:textId="7185BDCD" w:rsidR="003649D6" w:rsidRDefault="003649D6">
      <w:pPr>
        <w:pStyle w:val="CommentText"/>
      </w:pPr>
      <w:r>
        <w:rPr>
          <w:rStyle w:val="CommentReference"/>
        </w:rPr>
        <w:annotationRef/>
      </w:r>
      <w:r>
        <w:t>Added images showing location</w:t>
      </w:r>
    </w:p>
  </w:comment>
  <w:comment w:id="35" w:author="Nick Mitchell" w:date="2020-10-07T16:45:00Z" w:initials="NM">
    <w:p w14:paraId="0430ABE3" w14:textId="3F5892C9" w:rsidR="00CD4A61" w:rsidRDefault="00CD4A61">
      <w:pPr>
        <w:pStyle w:val="CommentText"/>
      </w:pPr>
      <w:r>
        <w:rPr>
          <w:rStyle w:val="CommentReference"/>
        </w:rPr>
        <w:annotationRef/>
      </w:r>
      <w:r>
        <w:t xml:space="preserve">Needs updated RBF deployment switch and RBF switch </w:t>
      </w:r>
      <w:r w:rsidR="00207F7C">
        <w:t>location from Michael</w:t>
      </w:r>
    </w:p>
  </w:comment>
  <w:comment w:id="57" w:author="Tristan Prejean" w:date="2020-02-10T18:13:00Z" w:initials="TP">
    <w:p w14:paraId="1B8D6DDA" w14:textId="44D75181" w:rsidR="003649D6" w:rsidRDefault="003649D6">
      <w:pPr>
        <w:pStyle w:val="CommentText"/>
      </w:pPr>
      <w:r>
        <w:rPr>
          <w:rStyle w:val="CommentReference"/>
        </w:rPr>
        <w:annotationRef/>
      </w:r>
      <w:r>
        <w:t xml:space="preserve">Ensure length of wire is &lt; 6 inches </w:t>
      </w:r>
    </w:p>
  </w:comment>
  <w:comment w:id="58" w:author="Lauren Flanagan" w:date="2020-02-20T14:19:00Z" w:initials="LF">
    <w:p w14:paraId="06958EC6" w14:textId="2F84B0C7" w:rsidR="003649D6" w:rsidRDefault="003649D6">
      <w:pPr>
        <w:pStyle w:val="CommentText"/>
      </w:pPr>
      <w:r>
        <w:rPr>
          <w:rStyle w:val="CommentReference"/>
        </w:rPr>
        <w:annotationRef/>
      </w:r>
      <w:r>
        <w:t>updated</w:t>
      </w:r>
    </w:p>
  </w:comment>
  <w:comment w:id="59" w:author="Tristan Prejean" w:date="2020-02-10T18:14:00Z" w:initials="TP">
    <w:p w14:paraId="135E981C" w14:textId="11328231" w:rsidR="003649D6" w:rsidRDefault="003649D6">
      <w:pPr>
        <w:pStyle w:val="CommentText"/>
      </w:pPr>
      <w:r>
        <w:rPr>
          <w:rStyle w:val="CommentReference"/>
        </w:rPr>
        <w:annotationRef/>
      </w:r>
      <w:r>
        <w:t>Batteries must be manufactured within the last 5 years</w:t>
      </w:r>
    </w:p>
  </w:comment>
  <w:comment w:id="60" w:author="Tristan Prejean" w:date="2020-02-10T18:28:00Z" w:initials="TP">
    <w:p w14:paraId="4B349901" w14:textId="51BD5021" w:rsidR="003649D6" w:rsidRDefault="003649D6">
      <w:pPr>
        <w:pStyle w:val="CommentText"/>
      </w:pPr>
      <w:r>
        <w:rPr>
          <w:rStyle w:val="CommentReference"/>
        </w:rPr>
        <w:annotationRef/>
      </w:r>
      <w:r>
        <w:t>Specify solar array manufacturer and array location on CubeSat structure</w:t>
      </w:r>
    </w:p>
  </w:comment>
  <w:comment w:id="61" w:author="Lauren Flanagan" w:date="2020-02-20T16:00:00Z" w:initials="LF">
    <w:p w14:paraId="610158A0" w14:textId="347FC6D4" w:rsidR="003649D6" w:rsidRDefault="003649D6">
      <w:pPr>
        <w:pStyle w:val="CommentText"/>
      </w:pPr>
      <w:r>
        <w:rPr>
          <w:rStyle w:val="CommentReference"/>
        </w:rPr>
        <w:annotationRef/>
      </w:r>
      <w:r>
        <w:t>Added drawing with dimensions, not sure about manufacturer</w:t>
      </w:r>
    </w:p>
  </w:comment>
  <w:comment w:id="67" w:author="Tristan Prejean" w:date="2020-02-10T18:29:00Z" w:initials="TP">
    <w:p w14:paraId="66B7DB4D" w14:textId="2500E925" w:rsidR="003649D6" w:rsidRDefault="003649D6">
      <w:pPr>
        <w:pStyle w:val="CommentText"/>
      </w:pPr>
      <w:r>
        <w:rPr>
          <w:rStyle w:val="CommentReference"/>
        </w:rPr>
        <w:annotationRef/>
      </w:r>
      <w:r>
        <w:t xml:space="preserve">If desired frequency </w:t>
      </w:r>
      <w:proofErr w:type="gramStart"/>
      <w:r>
        <w:t>isn’t</w:t>
      </w:r>
      <w:proofErr w:type="gramEnd"/>
      <w:r>
        <w:t xml:space="preserve"> known yet, </w:t>
      </w:r>
      <w:proofErr w:type="spellStart"/>
      <w:r>
        <w:t>povide</w:t>
      </w:r>
      <w:proofErr w:type="spellEnd"/>
      <w:r>
        <w:t xml:space="preserve"> frequency range the transceiver is capable of (probably 430 – 440 MHz) </w:t>
      </w:r>
    </w:p>
  </w:comment>
  <w:comment w:id="68" w:author="Nicholas Scott Mitchell" w:date="2020-02-18T12:20:00Z" w:initials="NSM">
    <w:p w14:paraId="3F18A8F1" w14:textId="3C26A402" w:rsidR="003649D6" w:rsidRDefault="003649D6">
      <w:pPr>
        <w:pStyle w:val="CommentText"/>
      </w:pPr>
      <w:r>
        <w:rPr>
          <w:rStyle w:val="CommentReference"/>
        </w:rPr>
        <w:annotationRef/>
      </w:r>
      <w:r>
        <w:t>Resolved, Given from Data sheet</w:t>
      </w:r>
    </w:p>
  </w:comment>
  <w:comment w:id="69" w:author="Tristan Prejean" w:date="2020-02-10T18:30:00Z" w:initials="TP">
    <w:p w14:paraId="2EFCFDD8" w14:textId="05D0B13E" w:rsidR="003649D6" w:rsidRDefault="003649D6">
      <w:pPr>
        <w:pStyle w:val="CommentText"/>
      </w:pPr>
      <w:r>
        <w:rPr>
          <w:rStyle w:val="CommentReference"/>
        </w:rPr>
        <w:annotationRef/>
      </w:r>
      <w:r>
        <w:t>Determine circuit loss to transmitter antenna</w:t>
      </w:r>
    </w:p>
  </w:comment>
  <w:comment w:id="70" w:author="Nicholas Scott Mitchell" w:date="2020-02-21T15:06:00Z" w:initials="NSM">
    <w:p w14:paraId="172953D0" w14:textId="77777777" w:rsidR="003649D6" w:rsidRDefault="003649D6">
      <w:pPr>
        <w:pStyle w:val="CommentText"/>
      </w:pPr>
      <w:r>
        <w:rPr>
          <w:rStyle w:val="CommentReference"/>
        </w:rPr>
        <w:annotationRef/>
      </w:r>
      <w:proofErr w:type="gramStart"/>
      <w:r>
        <w:t>Took into account</w:t>
      </w:r>
      <w:proofErr w:type="gramEnd"/>
      <w:r>
        <w:t xml:space="preserve"> between the transmitter + antenna losses. </w:t>
      </w:r>
      <w:r>
        <w:br/>
        <w:t xml:space="preserve">This includes: </w:t>
      </w:r>
    </w:p>
    <w:p w14:paraId="21A7AF80" w14:textId="77777777" w:rsidR="003649D6" w:rsidRDefault="003649D6" w:rsidP="00055DBF">
      <w:pPr>
        <w:pStyle w:val="CommentText"/>
        <w:numPr>
          <w:ilvl w:val="0"/>
          <w:numId w:val="15"/>
        </w:numPr>
      </w:pPr>
      <w:r>
        <w:t>Connector losses,</w:t>
      </w:r>
    </w:p>
    <w:p w14:paraId="660CA91A" w14:textId="77777777" w:rsidR="003649D6" w:rsidRDefault="003649D6" w:rsidP="00055DBF">
      <w:pPr>
        <w:pStyle w:val="CommentText"/>
        <w:numPr>
          <w:ilvl w:val="0"/>
          <w:numId w:val="15"/>
        </w:numPr>
      </w:pPr>
      <w:r>
        <w:t>Cables losses</w:t>
      </w:r>
    </w:p>
    <w:p w14:paraId="5D209A5C" w14:textId="36F0B878" w:rsidR="003649D6" w:rsidRDefault="003649D6" w:rsidP="00055DBF">
      <w:pPr>
        <w:pStyle w:val="CommentText"/>
        <w:numPr>
          <w:ilvl w:val="0"/>
          <w:numId w:val="15"/>
        </w:numPr>
      </w:pPr>
      <w:r>
        <w:t xml:space="preserve">Antenna mismatch losses </w:t>
      </w:r>
    </w:p>
  </w:comment>
  <w:comment w:id="71" w:author="Nicholas Scott Mitchell" w:date="2020-02-21T13:55:00Z" w:initials="NSM">
    <w:p w14:paraId="311A72BF" w14:textId="70839571" w:rsidR="003649D6" w:rsidRDefault="003649D6">
      <w:pPr>
        <w:pStyle w:val="CommentText"/>
      </w:pPr>
      <w:r>
        <w:rPr>
          <w:rStyle w:val="CommentReference"/>
        </w:rPr>
        <w:annotationRef/>
      </w:r>
      <w:r>
        <w:t>Updated, there was a typo of 5 W instead of 1 W upon review</w:t>
      </w:r>
    </w:p>
  </w:comment>
  <w:comment w:id="72" w:author="Tristan Prejean" w:date="2020-02-10T18:31:00Z" w:initials="TP">
    <w:p w14:paraId="26F829A9" w14:textId="57A86FBA" w:rsidR="003649D6" w:rsidRDefault="003649D6">
      <w:pPr>
        <w:pStyle w:val="CommentText"/>
      </w:pPr>
      <w:r>
        <w:rPr>
          <w:rStyle w:val="CommentReference"/>
        </w:rPr>
        <w:annotationRef/>
      </w:r>
      <w:r>
        <w:t>Specify uplink frequency range</w:t>
      </w:r>
    </w:p>
  </w:comment>
  <w:comment w:id="73" w:author="Nicholas Scott Mitchell" w:date="2020-02-21T14:22:00Z" w:initials="NSM">
    <w:p w14:paraId="0336A252" w14:textId="542D0C29" w:rsidR="003649D6" w:rsidRDefault="003649D6">
      <w:pPr>
        <w:pStyle w:val="CommentText"/>
      </w:pPr>
      <w:r>
        <w:rPr>
          <w:rStyle w:val="CommentReference"/>
        </w:rPr>
        <w:annotationRef/>
      </w:r>
      <w:r>
        <w:t xml:space="preserve">SDR is capable up to 6GHz, antenna FWHM is 432-440 MHz </w:t>
      </w:r>
    </w:p>
  </w:comment>
  <w:comment w:id="74" w:author="Tristan Prejean" w:date="2020-02-10T18:31:00Z" w:initials="TP">
    <w:p w14:paraId="608B8B0F" w14:textId="0BF68601" w:rsidR="003649D6" w:rsidRDefault="003649D6">
      <w:pPr>
        <w:pStyle w:val="CommentText"/>
      </w:pPr>
      <w:r>
        <w:rPr>
          <w:rStyle w:val="CommentReference"/>
        </w:rPr>
        <w:annotationRef/>
      </w:r>
      <w:r>
        <w:t>Determine circuit loss to antenna</w:t>
      </w:r>
    </w:p>
  </w:comment>
  <w:comment w:id="75" w:author="Nicholas Scott Mitchell" w:date="2020-02-21T15:11:00Z" w:initials="NSM">
    <w:p w14:paraId="50D08957" w14:textId="77777777" w:rsidR="003649D6" w:rsidRDefault="003649D6" w:rsidP="00055DBF">
      <w:pPr>
        <w:pStyle w:val="CommentText"/>
      </w:pPr>
      <w:r>
        <w:rPr>
          <w:rStyle w:val="CommentReference"/>
        </w:rPr>
        <w:annotationRef/>
      </w:r>
      <w:proofErr w:type="gramStart"/>
      <w:r>
        <w:t>Took into account</w:t>
      </w:r>
      <w:proofErr w:type="gramEnd"/>
      <w:r>
        <w:t xml:space="preserve"> between the transmitter + antenna losses. </w:t>
      </w:r>
      <w:r>
        <w:br/>
        <w:t xml:space="preserve">This includes: </w:t>
      </w:r>
    </w:p>
    <w:p w14:paraId="6B31A7FE" w14:textId="77777777" w:rsidR="003649D6" w:rsidRDefault="003649D6" w:rsidP="00055DBF">
      <w:pPr>
        <w:pStyle w:val="CommentText"/>
        <w:numPr>
          <w:ilvl w:val="0"/>
          <w:numId w:val="16"/>
        </w:numPr>
      </w:pPr>
      <w:r>
        <w:t>Connector losses,</w:t>
      </w:r>
    </w:p>
    <w:p w14:paraId="6B06AFDC" w14:textId="77777777" w:rsidR="003649D6" w:rsidRDefault="003649D6" w:rsidP="00055DBF">
      <w:pPr>
        <w:pStyle w:val="CommentText"/>
        <w:numPr>
          <w:ilvl w:val="0"/>
          <w:numId w:val="16"/>
        </w:numPr>
      </w:pPr>
      <w:r>
        <w:t>Cables losses</w:t>
      </w:r>
    </w:p>
    <w:p w14:paraId="1BB6237A" w14:textId="0FFEA446" w:rsidR="003649D6" w:rsidRDefault="003649D6" w:rsidP="00055DBF">
      <w:pPr>
        <w:pStyle w:val="CommentText"/>
        <w:numPr>
          <w:ilvl w:val="0"/>
          <w:numId w:val="16"/>
        </w:numPr>
      </w:pPr>
      <w:r>
        <w:t>Antenna mismatch losses</w:t>
      </w:r>
    </w:p>
  </w:comment>
  <w:comment w:id="79" w:author="Tristan Prejean" w:date="2020-02-10T18:32:00Z" w:initials="TP">
    <w:p w14:paraId="0B7F9E52" w14:textId="4BED3856" w:rsidR="003649D6" w:rsidRDefault="003649D6">
      <w:pPr>
        <w:pStyle w:val="CommentText"/>
      </w:pPr>
      <w:r>
        <w:rPr>
          <w:rStyle w:val="CommentReference"/>
        </w:rPr>
        <w:annotationRef/>
      </w:r>
      <w:r>
        <w:t>Specify if permanent or electro below</w:t>
      </w:r>
    </w:p>
  </w:comment>
  <w:comment w:id="80" w:author="Lauren Flanagan" w:date="2020-02-20T15:59:00Z" w:initials="LF">
    <w:p w14:paraId="105AA9BF" w14:textId="087DE686" w:rsidR="003649D6" w:rsidRDefault="003649D6">
      <w:pPr>
        <w:pStyle w:val="CommentText"/>
      </w:pPr>
      <w:r>
        <w:rPr>
          <w:rStyle w:val="CommentReference"/>
        </w:rPr>
        <w:annotationRef/>
      </w:r>
      <w:r>
        <w:t>Specified electro-magnet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90466A" w15:done="0"/>
  <w15:commentEx w15:paraId="153AE16C" w15:done="0"/>
  <w15:commentEx w15:paraId="044486E0" w15:paraIdParent="153AE16C" w15:done="0"/>
  <w15:commentEx w15:paraId="48DF1E61" w15:done="0"/>
  <w15:commentEx w15:paraId="1DE96EDF" w15:paraIdParent="48DF1E61" w15:done="0"/>
  <w15:commentEx w15:paraId="103707C0" w15:done="0"/>
  <w15:commentEx w15:paraId="1D78A780" w15:paraIdParent="103707C0" w15:done="0"/>
  <w15:commentEx w15:paraId="74E1F304" w15:done="0"/>
  <w15:commentEx w15:paraId="054B15F8" w15:paraIdParent="74E1F304" w15:done="0"/>
  <w15:commentEx w15:paraId="6D354796" w15:done="0"/>
  <w15:commentEx w15:paraId="404444E6" w15:paraIdParent="6D354796" w15:done="0"/>
  <w15:commentEx w15:paraId="44773393" w15:done="0"/>
  <w15:commentEx w15:paraId="7F8B9991" w15:paraIdParent="44773393" w15:done="0"/>
  <w15:commentEx w15:paraId="3CFCCCA6" w15:paraIdParent="44773393" w15:done="0"/>
  <w15:commentEx w15:paraId="15B0C122" w15:done="0"/>
  <w15:commentEx w15:paraId="672BF19E" w15:paraIdParent="15B0C122" w15:done="0"/>
  <w15:commentEx w15:paraId="0430ABE3" w15:paraIdParent="15B0C122" w15:done="0"/>
  <w15:commentEx w15:paraId="1B8D6DDA" w15:done="0"/>
  <w15:commentEx w15:paraId="06958EC6" w15:paraIdParent="1B8D6DDA" w15:done="0"/>
  <w15:commentEx w15:paraId="135E981C" w15:done="0"/>
  <w15:commentEx w15:paraId="4B349901" w15:done="0"/>
  <w15:commentEx w15:paraId="610158A0" w15:paraIdParent="4B349901" w15:done="0"/>
  <w15:commentEx w15:paraId="66B7DB4D" w15:done="0"/>
  <w15:commentEx w15:paraId="3F18A8F1" w15:paraIdParent="66B7DB4D" w15:done="0"/>
  <w15:commentEx w15:paraId="2EFCFDD8" w15:done="0"/>
  <w15:commentEx w15:paraId="5D209A5C" w15:paraIdParent="2EFCFDD8" w15:done="0"/>
  <w15:commentEx w15:paraId="311A72BF" w15:done="0"/>
  <w15:commentEx w15:paraId="26F829A9" w15:done="0"/>
  <w15:commentEx w15:paraId="0336A252" w15:paraIdParent="26F829A9" w15:done="0"/>
  <w15:commentEx w15:paraId="608B8B0F" w15:done="0"/>
  <w15:commentEx w15:paraId="1BB6237A" w15:paraIdParent="608B8B0F" w15:done="0"/>
  <w15:commentEx w15:paraId="0B7F9E52" w15:done="0"/>
  <w15:commentEx w15:paraId="105AA9BF" w15:paraIdParent="0B7F9E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86F35" w16cex:dateUtc="2020-10-07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90466A" w16cid:durableId="21EBDA21"/>
  <w16cid:commentId w16cid:paraId="153AE16C" w16cid:durableId="21EBDAC1"/>
  <w16cid:commentId w16cid:paraId="044486E0" w16cid:durableId="21F7B6F5"/>
  <w16cid:commentId w16cid:paraId="48DF1E61" w16cid:durableId="21FA45CC"/>
  <w16cid:commentId w16cid:paraId="1DE96EDF" w16cid:durableId="21FA45E9"/>
  <w16cid:commentId w16cid:paraId="103707C0" w16cid:durableId="21EBDDA0"/>
  <w16cid:commentId w16cid:paraId="1D78A780" w16cid:durableId="21F82CD6"/>
  <w16cid:commentId w16cid:paraId="74E1F304" w16cid:durableId="21EBDE2B"/>
  <w16cid:commentId w16cid:paraId="054B15F8" w16cid:durableId="21F82CCA"/>
  <w16cid:commentId w16cid:paraId="6D354796" w16cid:durableId="21EBDED8"/>
  <w16cid:commentId w16cid:paraId="404444E6" w16cid:durableId="21F7E0D0"/>
  <w16cid:commentId w16cid:paraId="44773393" w16cid:durableId="21EC1B29"/>
  <w16cid:commentId w16cid:paraId="7F8B9991" w16cid:durableId="21FA3916"/>
  <w16cid:commentId w16cid:paraId="3CFCCCA6" w16cid:durableId="21FA391F"/>
  <w16cid:commentId w16cid:paraId="15B0C122" w16cid:durableId="21EC1BCB"/>
  <w16cid:commentId w16cid:paraId="672BF19E" w16cid:durableId="21F9255C"/>
  <w16cid:commentId w16cid:paraId="0430ABE3" w16cid:durableId="23286F35"/>
  <w16cid:commentId w16cid:paraId="1B8D6DDA" w16cid:durableId="21EC1BE6"/>
  <w16cid:commentId w16cid:paraId="06958EC6" w16cid:durableId="21F9140E"/>
  <w16cid:commentId w16cid:paraId="135E981C" w16cid:durableId="21EC1C0B"/>
  <w16cid:commentId w16cid:paraId="4B349901" w16cid:durableId="21EC1F34"/>
  <w16cid:commentId w16cid:paraId="610158A0" w16cid:durableId="21F92B87"/>
  <w16cid:commentId w16cid:paraId="66B7DB4D" w16cid:durableId="21EC1F98"/>
  <w16cid:commentId w16cid:paraId="3F18A8F1" w16cid:durableId="21F65506"/>
  <w16cid:commentId w16cid:paraId="2EFCFDD8" w16cid:durableId="21EC1FD8"/>
  <w16cid:commentId w16cid:paraId="5D209A5C" w16cid:durableId="21FA7090"/>
  <w16cid:commentId w16cid:paraId="311A72BF" w16cid:durableId="21FA5FE5"/>
  <w16cid:commentId w16cid:paraId="26F829A9" w16cid:durableId="21EC200A"/>
  <w16cid:commentId w16cid:paraId="0336A252" w16cid:durableId="21FA660E"/>
  <w16cid:commentId w16cid:paraId="608B8B0F" w16cid:durableId="21EC2018"/>
  <w16cid:commentId w16cid:paraId="1BB6237A" w16cid:durableId="21FA718A"/>
  <w16cid:commentId w16cid:paraId="0B7F9E52" w16cid:durableId="21EC2041"/>
  <w16cid:commentId w16cid:paraId="105AA9BF" w16cid:durableId="21F92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FC492" w14:textId="77777777" w:rsidR="00ED1725" w:rsidRDefault="00ED1725">
      <w:pPr>
        <w:spacing w:after="0" w:line="240" w:lineRule="auto"/>
      </w:pPr>
      <w:r>
        <w:separator/>
      </w:r>
    </w:p>
  </w:endnote>
  <w:endnote w:type="continuationSeparator" w:id="0">
    <w:p w14:paraId="4220A847" w14:textId="77777777" w:rsidR="00ED1725" w:rsidRDefault="00ED1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DEC3B" w14:textId="77777777" w:rsidR="003649D6" w:rsidRPr="00C02888" w:rsidRDefault="003649D6" w:rsidP="00365902">
    <w:pPr>
      <w:spacing w:after="0" w:line="240" w:lineRule="auto"/>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DED7833" w14:textId="67D64DC3" w:rsidR="003649D6" w:rsidRDefault="003649D6" w:rsidP="00365902">
    <w:pPr>
      <w:pStyle w:val="Footer"/>
      <w:jc w:val="cente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 w:type="dxa"/>
      <w:tblLook w:val="04A0" w:firstRow="1" w:lastRow="0" w:firstColumn="1" w:lastColumn="0" w:noHBand="0" w:noVBand="1"/>
    </w:tblPr>
    <w:tblGrid>
      <w:gridCol w:w="5435"/>
      <w:gridCol w:w="3930"/>
    </w:tblGrid>
    <w:tr w:rsidR="003649D6" w:rsidRPr="00A50E9C" w14:paraId="2DBC160A" w14:textId="77777777" w:rsidTr="008723F3">
      <w:tc>
        <w:tcPr>
          <w:tcW w:w="9581" w:type="dxa"/>
          <w:gridSpan w:val="2"/>
        </w:tcPr>
        <w:p w14:paraId="5882D1EB" w14:textId="77777777" w:rsidR="003649D6" w:rsidRPr="00A50E9C" w:rsidRDefault="003649D6" w:rsidP="00A50244">
          <w:pPr>
            <w:pStyle w:val="Footer"/>
          </w:pPr>
          <w:r w:rsidRPr="00A50E9C">
            <w:rPr>
              <w:noProof/>
            </w:rPr>
            <w:drawing>
              <wp:inline distT="0" distB="0" distL="0" distR="0" wp14:anchorId="13F46E07" wp14:editId="232DCF6C">
                <wp:extent cx="5943600" cy="1079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0795"/>
                        </a:xfrm>
                        <a:prstGeom prst="rect">
                          <a:avLst/>
                        </a:prstGeom>
                        <a:noFill/>
                        <a:ln>
                          <a:noFill/>
                        </a:ln>
                      </pic:spPr>
                    </pic:pic>
                  </a:graphicData>
                </a:graphic>
              </wp:inline>
            </w:drawing>
          </w:r>
        </w:p>
      </w:tc>
    </w:tr>
    <w:tr w:rsidR="003649D6" w:rsidRPr="00A50E9C" w14:paraId="40C10323" w14:textId="77777777" w:rsidTr="008723F3">
      <w:tc>
        <w:tcPr>
          <w:tcW w:w="9581" w:type="dxa"/>
          <w:gridSpan w:val="2"/>
        </w:tcPr>
        <w:p w14:paraId="23A6462A" w14:textId="1AB7AF08" w:rsidR="003649D6" w:rsidRPr="00C02888" w:rsidRDefault="003649D6" w:rsidP="00A50244">
          <w:pPr>
            <w:spacing w:after="0" w:line="240" w:lineRule="auto"/>
            <w:jc w:val="both"/>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CDE8C81" w14:textId="075683A9" w:rsidR="003649D6" w:rsidRPr="00C02888" w:rsidRDefault="003649D6" w:rsidP="00A50244">
          <w:pPr>
            <w:spacing w:after="0" w:line="240" w:lineRule="auto"/>
            <w:jc w:val="center"/>
            <w:rPr>
              <w:sz w:val="16"/>
              <w:szCs w:val="16"/>
            </w:rP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tc>
    </w:tr>
    <w:tr w:rsidR="003649D6" w:rsidRPr="00A50E9C" w14:paraId="5F8F6CA2" w14:textId="77777777" w:rsidTr="008723F3">
      <w:tc>
        <w:tcPr>
          <w:tcW w:w="5558" w:type="dxa"/>
        </w:tcPr>
        <w:p w14:paraId="47A21A20" w14:textId="77777777" w:rsidR="003649D6" w:rsidRPr="00A50E9C" w:rsidRDefault="003649D6" w:rsidP="00A50244">
          <w:pPr>
            <w:pStyle w:val="Footer"/>
          </w:pPr>
          <w:r w:rsidRPr="00A50E9C">
            <w:t>©</w:t>
          </w:r>
          <w:proofErr w:type="spellStart"/>
          <w:r w:rsidRPr="00A50E9C">
            <w:t>NanoRacks</w:t>
          </w:r>
          <w:proofErr w:type="spellEnd"/>
        </w:p>
      </w:tc>
      <w:tc>
        <w:tcPr>
          <w:tcW w:w="4023" w:type="dxa"/>
        </w:tcPr>
        <w:p w14:paraId="30D1113F" w14:textId="0F9B746F" w:rsidR="003649D6" w:rsidRPr="00A50E9C" w:rsidRDefault="003649D6" w:rsidP="00A50244">
          <w:pPr>
            <w:spacing w:after="0" w:line="240" w:lineRule="auto"/>
            <w:jc w:val="right"/>
          </w:pPr>
          <w:r w:rsidRPr="00A50E9C">
            <w:t xml:space="preserve">Page </w:t>
          </w:r>
          <w:r w:rsidRPr="00A50E9C">
            <w:rPr>
              <w:b/>
              <w:bCs/>
            </w:rPr>
            <w:fldChar w:fldCharType="begin"/>
          </w:r>
          <w:r w:rsidRPr="00A50E9C">
            <w:rPr>
              <w:b/>
              <w:bCs/>
            </w:rPr>
            <w:instrText xml:space="preserve"> PAGE  \* Arabic  \* MERGEFORMAT </w:instrText>
          </w:r>
          <w:r w:rsidRPr="00A50E9C">
            <w:rPr>
              <w:b/>
              <w:bCs/>
            </w:rPr>
            <w:fldChar w:fldCharType="separate"/>
          </w:r>
          <w:r>
            <w:rPr>
              <w:b/>
              <w:bCs/>
              <w:noProof/>
            </w:rPr>
            <w:t>20</w:t>
          </w:r>
          <w:r w:rsidRPr="00A50E9C">
            <w:rPr>
              <w:b/>
              <w:bCs/>
            </w:rPr>
            <w:fldChar w:fldCharType="end"/>
          </w:r>
          <w:r w:rsidRPr="00A50E9C">
            <w:t xml:space="preserve"> of </w:t>
          </w:r>
          <w:r w:rsidRPr="00A50E9C">
            <w:rPr>
              <w:b/>
              <w:bCs/>
            </w:rPr>
            <w:fldChar w:fldCharType="begin"/>
          </w:r>
          <w:r w:rsidRPr="00A50E9C">
            <w:rPr>
              <w:b/>
              <w:bCs/>
            </w:rPr>
            <w:instrText xml:space="preserve"> NUMPAGES  \* Arabic  \* MERGEFORMAT </w:instrText>
          </w:r>
          <w:r w:rsidRPr="00A50E9C">
            <w:rPr>
              <w:b/>
              <w:bCs/>
            </w:rPr>
            <w:fldChar w:fldCharType="separate"/>
          </w:r>
          <w:r>
            <w:rPr>
              <w:b/>
              <w:bCs/>
              <w:noProof/>
            </w:rPr>
            <w:t>21</w:t>
          </w:r>
          <w:r w:rsidRPr="00A50E9C">
            <w:rPr>
              <w:b/>
              <w:bCs/>
            </w:rPr>
            <w:fldChar w:fldCharType="end"/>
          </w:r>
        </w:p>
      </w:tc>
    </w:tr>
  </w:tbl>
  <w:p w14:paraId="1C477F63" w14:textId="77777777" w:rsidR="003649D6" w:rsidRPr="00A50244" w:rsidRDefault="003649D6" w:rsidP="00A50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7C569" w14:textId="77777777" w:rsidR="00ED1725" w:rsidRDefault="00ED1725">
      <w:pPr>
        <w:spacing w:after="0" w:line="240" w:lineRule="auto"/>
      </w:pPr>
      <w:r>
        <w:separator/>
      </w:r>
    </w:p>
  </w:footnote>
  <w:footnote w:type="continuationSeparator" w:id="0">
    <w:p w14:paraId="40FD73C6" w14:textId="77777777" w:rsidR="00ED1725" w:rsidRDefault="00ED1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3649D6" w14:paraId="40B62F58"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214572" w14:textId="51D2ACEA" w:rsidR="003649D6" w:rsidRDefault="003649D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7227AA" w14:textId="77777777" w:rsidR="003649D6" w:rsidRDefault="003649D6" w:rsidP="000A4887">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688B56" w14:textId="77777777" w:rsidR="003649D6" w:rsidRDefault="003649D6">
          <w:pPr>
            <w:pStyle w:val="Header"/>
            <w:jc w:val="right"/>
          </w:pPr>
          <w:r w:rsidRPr="00A50E9C">
            <w:rPr>
              <w:rFonts w:ascii="Times New Roman" w:hAnsi="Times New Roman"/>
              <w:noProof/>
              <w:sz w:val="24"/>
              <w:szCs w:val="24"/>
            </w:rPr>
            <w:drawing>
              <wp:inline distT="0" distB="0" distL="0" distR="0" wp14:anchorId="4CE460F0" wp14:editId="7067B60B">
                <wp:extent cx="1190625" cy="148590"/>
                <wp:effectExtent l="0" t="0" r="9525" b="3810"/>
                <wp:docPr id="6"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3649D6" w14:paraId="6598CA1C"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43194A" w14:textId="77777777" w:rsidR="003649D6" w:rsidRDefault="003649D6">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2DE8F3" w14:textId="49DF2D0D" w:rsidR="003649D6" w:rsidRDefault="003649D6" w:rsidP="009C6144">
          <w:pPr>
            <w:pStyle w:val="Header"/>
            <w:jc w:val="center"/>
          </w:pPr>
          <w:r>
            <w:t>Date: November,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4E8D8A" w14:textId="11D02CF2" w:rsidR="003649D6" w:rsidRDefault="003649D6" w:rsidP="002D715D">
          <w:pPr>
            <w:pStyle w:val="Header"/>
            <w:jc w:val="right"/>
          </w:pPr>
          <w:r>
            <w:t>Revision 6</w:t>
          </w:r>
        </w:p>
      </w:tc>
    </w:tr>
  </w:tbl>
  <w:p w14:paraId="318E925A" w14:textId="77777777" w:rsidR="003649D6" w:rsidRDefault="003649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3649D6" w14:paraId="5FA43A3A"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9FA334" w14:textId="2505AA2B" w:rsidR="003649D6" w:rsidRDefault="003649D6" w:rsidP="006A22B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BE95" w14:textId="77777777" w:rsidR="003649D6" w:rsidRDefault="003649D6" w:rsidP="006A22B6">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5038EA" w14:textId="77777777" w:rsidR="003649D6" w:rsidRDefault="003649D6" w:rsidP="006A22B6">
          <w:pPr>
            <w:pStyle w:val="Header"/>
            <w:jc w:val="right"/>
          </w:pPr>
          <w:r w:rsidRPr="00A50E9C">
            <w:rPr>
              <w:rFonts w:ascii="Times New Roman" w:hAnsi="Times New Roman"/>
              <w:noProof/>
              <w:sz w:val="24"/>
              <w:szCs w:val="24"/>
            </w:rPr>
            <w:drawing>
              <wp:inline distT="0" distB="0" distL="0" distR="0" wp14:anchorId="55BFC28D" wp14:editId="38976D1F">
                <wp:extent cx="1190625" cy="148590"/>
                <wp:effectExtent l="0" t="0" r="9525" b="3810"/>
                <wp:docPr id="8"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3649D6" w14:paraId="71B3716C"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5ABF61" w14:textId="77777777" w:rsidR="003649D6" w:rsidRDefault="003649D6" w:rsidP="006A22B6">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6CACD4" w14:textId="7A58FA34" w:rsidR="003649D6" w:rsidRDefault="003649D6" w:rsidP="00CD7A62">
          <w:pPr>
            <w:pStyle w:val="Header"/>
            <w:jc w:val="center"/>
          </w:pPr>
          <w:r>
            <w:t>Date: Nov. 13,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2F0A85" w14:textId="4283A93B" w:rsidR="003649D6" w:rsidRDefault="003649D6" w:rsidP="006A22B6">
          <w:pPr>
            <w:pStyle w:val="Header"/>
            <w:jc w:val="right"/>
          </w:pPr>
          <w:r>
            <w:t>Revision 6</w:t>
          </w:r>
        </w:p>
      </w:tc>
    </w:tr>
  </w:tbl>
  <w:p w14:paraId="0C1325A9" w14:textId="7449349D" w:rsidR="003649D6" w:rsidRDefault="003649D6" w:rsidP="006A2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A2A28"/>
    <w:multiLevelType w:val="multilevel"/>
    <w:tmpl w:val="D838890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772580"/>
    <w:multiLevelType w:val="hybridMultilevel"/>
    <w:tmpl w:val="64625D6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13E7786"/>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72E2"/>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29294D"/>
    <w:multiLevelType w:val="hybridMultilevel"/>
    <w:tmpl w:val="575A9692"/>
    <w:lvl w:ilvl="0" w:tplc="4AAADFC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65B54"/>
    <w:multiLevelType w:val="hybridMultilevel"/>
    <w:tmpl w:val="FBCA13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2CA3866"/>
    <w:multiLevelType w:val="hybridMultilevel"/>
    <w:tmpl w:val="B66E49C0"/>
    <w:lvl w:ilvl="0" w:tplc="23DAD3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03306"/>
    <w:multiLevelType w:val="hybridMultilevel"/>
    <w:tmpl w:val="0A6A0024"/>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D6766D8"/>
    <w:multiLevelType w:val="hybridMultilevel"/>
    <w:tmpl w:val="EA3479D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0716D4"/>
    <w:multiLevelType w:val="hybridMultilevel"/>
    <w:tmpl w:val="125237D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490F7B8A"/>
    <w:multiLevelType w:val="multilevel"/>
    <w:tmpl w:val="408493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C34780C"/>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D2A4BB6"/>
    <w:multiLevelType w:val="multilevel"/>
    <w:tmpl w:val="0BD694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E8840AD"/>
    <w:multiLevelType w:val="hybridMultilevel"/>
    <w:tmpl w:val="F66E7BD8"/>
    <w:lvl w:ilvl="0" w:tplc="AC641BC0">
      <w:numFmt w:val="bullet"/>
      <w:lvlText w:val=""/>
      <w:lvlJc w:val="left"/>
      <w:pPr>
        <w:ind w:left="720" w:hanging="360"/>
      </w:pPr>
      <w:rPr>
        <w:rFonts w:ascii="Wingdings" w:eastAsia="Calibr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74E6460"/>
    <w:multiLevelType w:val="hybridMultilevel"/>
    <w:tmpl w:val="12A6A844"/>
    <w:lvl w:ilvl="0" w:tplc="EB1C2E16">
      <w:start w:val="1"/>
      <w:numFmt w:val="bullet"/>
      <w:lvlText w:val="•"/>
      <w:lvlJc w:val="left"/>
      <w:pPr>
        <w:tabs>
          <w:tab w:val="num" w:pos="360"/>
        </w:tabs>
        <w:ind w:left="360" w:hanging="360"/>
      </w:pPr>
      <w:rPr>
        <w:rFonts w:ascii="Arial" w:hAnsi="Arial" w:hint="default"/>
      </w:rPr>
    </w:lvl>
    <w:lvl w:ilvl="1" w:tplc="83EC98DC" w:tentative="1">
      <w:start w:val="1"/>
      <w:numFmt w:val="bullet"/>
      <w:lvlText w:val="•"/>
      <w:lvlJc w:val="left"/>
      <w:pPr>
        <w:tabs>
          <w:tab w:val="num" w:pos="1080"/>
        </w:tabs>
        <w:ind w:left="1080" w:hanging="360"/>
      </w:pPr>
      <w:rPr>
        <w:rFonts w:ascii="Arial" w:hAnsi="Arial" w:hint="default"/>
      </w:rPr>
    </w:lvl>
    <w:lvl w:ilvl="2" w:tplc="BC7EDEA8" w:tentative="1">
      <w:start w:val="1"/>
      <w:numFmt w:val="bullet"/>
      <w:lvlText w:val="•"/>
      <w:lvlJc w:val="left"/>
      <w:pPr>
        <w:tabs>
          <w:tab w:val="num" w:pos="1800"/>
        </w:tabs>
        <w:ind w:left="1800" w:hanging="360"/>
      </w:pPr>
      <w:rPr>
        <w:rFonts w:ascii="Arial" w:hAnsi="Arial" w:hint="default"/>
      </w:rPr>
    </w:lvl>
    <w:lvl w:ilvl="3" w:tplc="920AF2CC" w:tentative="1">
      <w:start w:val="1"/>
      <w:numFmt w:val="bullet"/>
      <w:lvlText w:val="•"/>
      <w:lvlJc w:val="left"/>
      <w:pPr>
        <w:tabs>
          <w:tab w:val="num" w:pos="2520"/>
        </w:tabs>
        <w:ind w:left="2520" w:hanging="360"/>
      </w:pPr>
      <w:rPr>
        <w:rFonts w:ascii="Arial" w:hAnsi="Arial" w:hint="default"/>
      </w:rPr>
    </w:lvl>
    <w:lvl w:ilvl="4" w:tplc="0854BA00" w:tentative="1">
      <w:start w:val="1"/>
      <w:numFmt w:val="bullet"/>
      <w:lvlText w:val="•"/>
      <w:lvlJc w:val="left"/>
      <w:pPr>
        <w:tabs>
          <w:tab w:val="num" w:pos="3240"/>
        </w:tabs>
        <w:ind w:left="3240" w:hanging="360"/>
      </w:pPr>
      <w:rPr>
        <w:rFonts w:ascii="Arial" w:hAnsi="Arial" w:hint="default"/>
      </w:rPr>
    </w:lvl>
    <w:lvl w:ilvl="5" w:tplc="12967252" w:tentative="1">
      <w:start w:val="1"/>
      <w:numFmt w:val="bullet"/>
      <w:lvlText w:val="•"/>
      <w:lvlJc w:val="left"/>
      <w:pPr>
        <w:tabs>
          <w:tab w:val="num" w:pos="3960"/>
        </w:tabs>
        <w:ind w:left="3960" w:hanging="360"/>
      </w:pPr>
      <w:rPr>
        <w:rFonts w:ascii="Arial" w:hAnsi="Arial" w:hint="default"/>
      </w:rPr>
    </w:lvl>
    <w:lvl w:ilvl="6" w:tplc="5110309A" w:tentative="1">
      <w:start w:val="1"/>
      <w:numFmt w:val="bullet"/>
      <w:lvlText w:val="•"/>
      <w:lvlJc w:val="left"/>
      <w:pPr>
        <w:tabs>
          <w:tab w:val="num" w:pos="4680"/>
        </w:tabs>
        <w:ind w:left="4680" w:hanging="360"/>
      </w:pPr>
      <w:rPr>
        <w:rFonts w:ascii="Arial" w:hAnsi="Arial" w:hint="default"/>
      </w:rPr>
    </w:lvl>
    <w:lvl w:ilvl="7" w:tplc="E8243168" w:tentative="1">
      <w:start w:val="1"/>
      <w:numFmt w:val="bullet"/>
      <w:lvlText w:val="•"/>
      <w:lvlJc w:val="left"/>
      <w:pPr>
        <w:tabs>
          <w:tab w:val="num" w:pos="5400"/>
        </w:tabs>
        <w:ind w:left="5400" w:hanging="360"/>
      </w:pPr>
      <w:rPr>
        <w:rFonts w:ascii="Arial" w:hAnsi="Arial" w:hint="default"/>
      </w:rPr>
    </w:lvl>
    <w:lvl w:ilvl="8" w:tplc="C7581E88"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7024557D"/>
    <w:multiLevelType w:val="hybridMultilevel"/>
    <w:tmpl w:val="EA3479D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10"/>
  </w:num>
  <w:num w:numId="4">
    <w:abstractNumId w:val="11"/>
  </w:num>
  <w:num w:numId="5">
    <w:abstractNumId w:val="2"/>
  </w:num>
  <w:num w:numId="6">
    <w:abstractNumId w:val="6"/>
  </w:num>
  <w:num w:numId="7">
    <w:abstractNumId w:val="12"/>
  </w:num>
  <w:num w:numId="8">
    <w:abstractNumId w:val="4"/>
  </w:num>
  <w:num w:numId="9">
    <w:abstractNumId w:val="7"/>
  </w:num>
  <w:num w:numId="10">
    <w:abstractNumId w:val="9"/>
  </w:num>
  <w:num w:numId="11">
    <w:abstractNumId w:val="1"/>
  </w:num>
  <w:num w:numId="12">
    <w:abstractNumId w:val="5"/>
  </w:num>
  <w:num w:numId="13">
    <w:abstractNumId w:val="13"/>
  </w:num>
  <w:num w:numId="14">
    <w:abstractNumId w:val="14"/>
  </w:num>
  <w:num w:numId="15">
    <w:abstractNumId w:val="15"/>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istan Prejean">
    <w15:presenceInfo w15:providerId="Windows Live" w15:userId="fe0d7b76bd636ece"/>
  </w15:person>
  <w15:person w15:author="Lauren Flanagan">
    <w15:presenceInfo w15:providerId="Windows Live" w15:userId="4911e4d3b2979c3a"/>
  </w15:person>
  <w15:person w15:author="Nicholas Scott Mitchell">
    <w15:presenceInfo w15:providerId="None" w15:userId="Nicholas Scott Mitchell"/>
  </w15:person>
  <w15:person w15:author="Nick Mitchell">
    <w15:presenceInfo w15:providerId="Windows Live" w15:userId="c501ea2206471a76"/>
  </w15:person>
  <w15:person w15:author="Michael Ganotaki">
    <w15:presenceInfo w15:providerId="None" w15:userId="Michael Ganota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AD7"/>
    <w:rsid w:val="00002783"/>
    <w:rsid w:val="0000601F"/>
    <w:rsid w:val="000074F6"/>
    <w:rsid w:val="00014501"/>
    <w:rsid w:val="00050B56"/>
    <w:rsid w:val="000524E8"/>
    <w:rsid w:val="00055DBF"/>
    <w:rsid w:val="000567A3"/>
    <w:rsid w:val="000623F3"/>
    <w:rsid w:val="0006636E"/>
    <w:rsid w:val="000669EE"/>
    <w:rsid w:val="00083D09"/>
    <w:rsid w:val="000902A3"/>
    <w:rsid w:val="00091838"/>
    <w:rsid w:val="000A2D95"/>
    <w:rsid w:val="000A4887"/>
    <w:rsid w:val="000A7170"/>
    <w:rsid w:val="000C0648"/>
    <w:rsid w:val="000C0FB2"/>
    <w:rsid w:val="000C4E9D"/>
    <w:rsid w:val="000C607D"/>
    <w:rsid w:val="000D3035"/>
    <w:rsid w:val="000D6B56"/>
    <w:rsid w:val="000F30D2"/>
    <w:rsid w:val="000F34DF"/>
    <w:rsid w:val="00103ABB"/>
    <w:rsid w:val="00113523"/>
    <w:rsid w:val="00114D77"/>
    <w:rsid w:val="00117FC9"/>
    <w:rsid w:val="00120695"/>
    <w:rsid w:val="00134A31"/>
    <w:rsid w:val="00137B36"/>
    <w:rsid w:val="0014132A"/>
    <w:rsid w:val="0014446A"/>
    <w:rsid w:val="0014636E"/>
    <w:rsid w:val="00154829"/>
    <w:rsid w:val="00173D89"/>
    <w:rsid w:val="00174790"/>
    <w:rsid w:val="00181F9F"/>
    <w:rsid w:val="0018468A"/>
    <w:rsid w:val="00195802"/>
    <w:rsid w:val="001A11CE"/>
    <w:rsid w:val="001A4932"/>
    <w:rsid w:val="001A6A72"/>
    <w:rsid w:val="001B479D"/>
    <w:rsid w:val="001C564A"/>
    <w:rsid w:val="001C6AD7"/>
    <w:rsid w:val="001D36BE"/>
    <w:rsid w:val="001D51C8"/>
    <w:rsid w:val="001E0AA8"/>
    <w:rsid w:val="001E3F18"/>
    <w:rsid w:val="001F0247"/>
    <w:rsid w:val="001F2047"/>
    <w:rsid w:val="002049CD"/>
    <w:rsid w:val="002053E7"/>
    <w:rsid w:val="00207F7C"/>
    <w:rsid w:val="002263FB"/>
    <w:rsid w:val="00234F4F"/>
    <w:rsid w:val="00240575"/>
    <w:rsid w:val="00253267"/>
    <w:rsid w:val="002606B0"/>
    <w:rsid w:val="00261BDB"/>
    <w:rsid w:val="00264D77"/>
    <w:rsid w:val="00275BBD"/>
    <w:rsid w:val="002767EC"/>
    <w:rsid w:val="002848E1"/>
    <w:rsid w:val="00291679"/>
    <w:rsid w:val="002A48AF"/>
    <w:rsid w:val="002A562D"/>
    <w:rsid w:val="002B1813"/>
    <w:rsid w:val="002D1419"/>
    <w:rsid w:val="002D6830"/>
    <w:rsid w:val="002D715D"/>
    <w:rsid w:val="002F741A"/>
    <w:rsid w:val="00305317"/>
    <w:rsid w:val="00305B9C"/>
    <w:rsid w:val="00310FFD"/>
    <w:rsid w:val="00313281"/>
    <w:rsid w:val="00330811"/>
    <w:rsid w:val="00331069"/>
    <w:rsid w:val="00337180"/>
    <w:rsid w:val="0035190A"/>
    <w:rsid w:val="0035320B"/>
    <w:rsid w:val="003649D6"/>
    <w:rsid w:val="00365902"/>
    <w:rsid w:val="003673D6"/>
    <w:rsid w:val="00377783"/>
    <w:rsid w:val="00385DAA"/>
    <w:rsid w:val="00385F2F"/>
    <w:rsid w:val="00397DE8"/>
    <w:rsid w:val="003A24B7"/>
    <w:rsid w:val="003B1EEE"/>
    <w:rsid w:val="003B6A3A"/>
    <w:rsid w:val="003C6DB9"/>
    <w:rsid w:val="003C762D"/>
    <w:rsid w:val="003D75AB"/>
    <w:rsid w:val="003E07EC"/>
    <w:rsid w:val="003E2391"/>
    <w:rsid w:val="003E3892"/>
    <w:rsid w:val="003F12D1"/>
    <w:rsid w:val="003F1361"/>
    <w:rsid w:val="00400D1D"/>
    <w:rsid w:val="004047BF"/>
    <w:rsid w:val="00405F1B"/>
    <w:rsid w:val="00407C80"/>
    <w:rsid w:val="00424A3B"/>
    <w:rsid w:val="0043521D"/>
    <w:rsid w:val="00444AD4"/>
    <w:rsid w:val="00445893"/>
    <w:rsid w:val="00456643"/>
    <w:rsid w:val="00460FB3"/>
    <w:rsid w:val="004614D5"/>
    <w:rsid w:val="00466780"/>
    <w:rsid w:val="004669AB"/>
    <w:rsid w:val="00480EC4"/>
    <w:rsid w:val="00481506"/>
    <w:rsid w:val="004822B8"/>
    <w:rsid w:val="00482E09"/>
    <w:rsid w:val="0048580C"/>
    <w:rsid w:val="00493E02"/>
    <w:rsid w:val="00495234"/>
    <w:rsid w:val="004B1996"/>
    <w:rsid w:val="004B1D63"/>
    <w:rsid w:val="004B66B3"/>
    <w:rsid w:val="004C1D0D"/>
    <w:rsid w:val="004D7D63"/>
    <w:rsid w:val="004F1BFF"/>
    <w:rsid w:val="004F7EBC"/>
    <w:rsid w:val="00504A7C"/>
    <w:rsid w:val="005168C1"/>
    <w:rsid w:val="0052003D"/>
    <w:rsid w:val="00521186"/>
    <w:rsid w:val="005230BB"/>
    <w:rsid w:val="00533719"/>
    <w:rsid w:val="005460E3"/>
    <w:rsid w:val="00550173"/>
    <w:rsid w:val="0055106A"/>
    <w:rsid w:val="00557148"/>
    <w:rsid w:val="005709E8"/>
    <w:rsid w:val="005726AA"/>
    <w:rsid w:val="00580EB2"/>
    <w:rsid w:val="0058186D"/>
    <w:rsid w:val="0058189F"/>
    <w:rsid w:val="0058466B"/>
    <w:rsid w:val="0058469F"/>
    <w:rsid w:val="00586DDE"/>
    <w:rsid w:val="0059287F"/>
    <w:rsid w:val="00593E7A"/>
    <w:rsid w:val="005970C2"/>
    <w:rsid w:val="00597CF4"/>
    <w:rsid w:val="005A21BD"/>
    <w:rsid w:val="005A23BE"/>
    <w:rsid w:val="005A2AD7"/>
    <w:rsid w:val="005A35C7"/>
    <w:rsid w:val="005B42F5"/>
    <w:rsid w:val="005F489C"/>
    <w:rsid w:val="0061026D"/>
    <w:rsid w:val="00611754"/>
    <w:rsid w:val="00620B8C"/>
    <w:rsid w:val="0062605F"/>
    <w:rsid w:val="0063372E"/>
    <w:rsid w:val="0064632F"/>
    <w:rsid w:val="006473D9"/>
    <w:rsid w:val="00661BCE"/>
    <w:rsid w:val="006707C6"/>
    <w:rsid w:val="00674B87"/>
    <w:rsid w:val="00681453"/>
    <w:rsid w:val="00682B87"/>
    <w:rsid w:val="00686CBE"/>
    <w:rsid w:val="006A22B6"/>
    <w:rsid w:val="006A5F32"/>
    <w:rsid w:val="006A789E"/>
    <w:rsid w:val="006B4F6E"/>
    <w:rsid w:val="006B70D8"/>
    <w:rsid w:val="006C0BE2"/>
    <w:rsid w:val="006C1525"/>
    <w:rsid w:val="006C45F8"/>
    <w:rsid w:val="006D4579"/>
    <w:rsid w:val="006E337D"/>
    <w:rsid w:val="006E6551"/>
    <w:rsid w:val="006E66E1"/>
    <w:rsid w:val="006E7190"/>
    <w:rsid w:val="006F25B4"/>
    <w:rsid w:val="0070343D"/>
    <w:rsid w:val="00716BE5"/>
    <w:rsid w:val="007419C4"/>
    <w:rsid w:val="0076062E"/>
    <w:rsid w:val="00775C2C"/>
    <w:rsid w:val="00784B16"/>
    <w:rsid w:val="00786F9D"/>
    <w:rsid w:val="007B1DEB"/>
    <w:rsid w:val="007C6EB2"/>
    <w:rsid w:val="007D056D"/>
    <w:rsid w:val="007D1F1D"/>
    <w:rsid w:val="007D3A23"/>
    <w:rsid w:val="007D672E"/>
    <w:rsid w:val="007E41A5"/>
    <w:rsid w:val="007E5A23"/>
    <w:rsid w:val="007F250A"/>
    <w:rsid w:val="007F2B9B"/>
    <w:rsid w:val="007F7025"/>
    <w:rsid w:val="008111EA"/>
    <w:rsid w:val="00836110"/>
    <w:rsid w:val="0084425E"/>
    <w:rsid w:val="00865F55"/>
    <w:rsid w:val="008723F3"/>
    <w:rsid w:val="00876395"/>
    <w:rsid w:val="00887E36"/>
    <w:rsid w:val="00893919"/>
    <w:rsid w:val="00893EEF"/>
    <w:rsid w:val="008977BA"/>
    <w:rsid w:val="008A2894"/>
    <w:rsid w:val="008B033D"/>
    <w:rsid w:val="008B5E5C"/>
    <w:rsid w:val="008B7982"/>
    <w:rsid w:val="008C421C"/>
    <w:rsid w:val="008C79F0"/>
    <w:rsid w:val="008D0CF9"/>
    <w:rsid w:val="008D185D"/>
    <w:rsid w:val="008D28F4"/>
    <w:rsid w:val="008D2CA4"/>
    <w:rsid w:val="008E1FAF"/>
    <w:rsid w:val="008E31EE"/>
    <w:rsid w:val="008E6C26"/>
    <w:rsid w:val="008F0969"/>
    <w:rsid w:val="0090128B"/>
    <w:rsid w:val="00914F5F"/>
    <w:rsid w:val="00916F97"/>
    <w:rsid w:val="00924615"/>
    <w:rsid w:val="009322D5"/>
    <w:rsid w:val="00945BBD"/>
    <w:rsid w:val="0095444A"/>
    <w:rsid w:val="009546CC"/>
    <w:rsid w:val="00963F91"/>
    <w:rsid w:val="00973BB3"/>
    <w:rsid w:val="00973D4A"/>
    <w:rsid w:val="00987183"/>
    <w:rsid w:val="009A37D1"/>
    <w:rsid w:val="009A7ED1"/>
    <w:rsid w:val="009B442C"/>
    <w:rsid w:val="009B609A"/>
    <w:rsid w:val="009C6144"/>
    <w:rsid w:val="009D0F6E"/>
    <w:rsid w:val="009E3A6B"/>
    <w:rsid w:val="009E482E"/>
    <w:rsid w:val="009F196E"/>
    <w:rsid w:val="009F323F"/>
    <w:rsid w:val="009F4AF8"/>
    <w:rsid w:val="00A059A7"/>
    <w:rsid w:val="00A14344"/>
    <w:rsid w:val="00A167EC"/>
    <w:rsid w:val="00A200A9"/>
    <w:rsid w:val="00A250A1"/>
    <w:rsid w:val="00A2523A"/>
    <w:rsid w:val="00A345BB"/>
    <w:rsid w:val="00A47DE8"/>
    <w:rsid w:val="00A50244"/>
    <w:rsid w:val="00A51599"/>
    <w:rsid w:val="00A65C4B"/>
    <w:rsid w:val="00A81770"/>
    <w:rsid w:val="00A90A1F"/>
    <w:rsid w:val="00A9155B"/>
    <w:rsid w:val="00A938C3"/>
    <w:rsid w:val="00AA2834"/>
    <w:rsid w:val="00AC412F"/>
    <w:rsid w:val="00AD6F36"/>
    <w:rsid w:val="00AE4BA7"/>
    <w:rsid w:val="00AE706B"/>
    <w:rsid w:val="00AF4FC0"/>
    <w:rsid w:val="00AF53A6"/>
    <w:rsid w:val="00B00A79"/>
    <w:rsid w:val="00B04BAD"/>
    <w:rsid w:val="00B05F2C"/>
    <w:rsid w:val="00B06C9A"/>
    <w:rsid w:val="00B15B73"/>
    <w:rsid w:val="00B206B1"/>
    <w:rsid w:val="00B36776"/>
    <w:rsid w:val="00B36912"/>
    <w:rsid w:val="00B422B8"/>
    <w:rsid w:val="00B444E5"/>
    <w:rsid w:val="00B46047"/>
    <w:rsid w:val="00B55FD4"/>
    <w:rsid w:val="00B60832"/>
    <w:rsid w:val="00B6114C"/>
    <w:rsid w:val="00B63593"/>
    <w:rsid w:val="00B65DE1"/>
    <w:rsid w:val="00B7092E"/>
    <w:rsid w:val="00B74666"/>
    <w:rsid w:val="00B86593"/>
    <w:rsid w:val="00B874D0"/>
    <w:rsid w:val="00B8756C"/>
    <w:rsid w:val="00B90533"/>
    <w:rsid w:val="00B926E3"/>
    <w:rsid w:val="00BA403D"/>
    <w:rsid w:val="00BB2598"/>
    <w:rsid w:val="00BC085C"/>
    <w:rsid w:val="00BC5F6D"/>
    <w:rsid w:val="00BD3855"/>
    <w:rsid w:val="00BE7985"/>
    <w:rsid w:val="00BF1B20"/>
    <w:rsid w:val="00BF361B"/>
    <w:rsid w:val="00BF5C49"/>
    <w:rsid w:val="00C02888"/>
    <w:rsid w:val="00C05F66"/>
    <w:rsid w:val="00C143FF"/>
    <w:rsid w:val="00C17B77"/>
    <w:rsid w:val="00C305C8"/>
    <w:rsid w:val="00C345BB"/>
    <w:rsid w:val="00C37324"/>
    <w:rsid w:val="00C46B47"/>
    <w:rsid w:val="00C6062C"/>
    <w:rsid w:val="00C714EC"/>
    <w:rsid w:val="00C82303"/>
    <w:rsid w:val="00CA0683"/>
    <w:rsid w:val="00CB778D"/>
    <w:rsid w:val="00CC1921"/>
    <w:rsid w:val="00CC698A"/>
    <w:rsid w:val="00CD03DB"/>
    <w:rsid w:val="00CD3C28"/>
    <w:rsid w:val="00CD4A61"/>
    <w:rsid w:val="00CD7A62"/>
    <w:rsid w:val="00CE26BD"/>
    <w:rsid w:val="00CE74B3"/>
    <w:rsid w:val="00D03827"/>
    <w:rsid w:val="00D0440B"/>
    <w:rsid w:val="00D065AD"/>
    <w:rsid w:val="00D30C89"/>
    <w:rsid w:val="00D41277"/>
    <w:rsid w:val="00D51569"/>
    <w:rsid w:val="00D528BE"/>
    <w:rsid w:val="00D52AC9"/>
    <w:rsid w:val="00D53982"/>
    <w:rsid w:val="00D6716D"/>
    <w:rsid w:val="00D676D0"/>
    <w:rsid w:val="00D730CE"/>
    <w:rsid w:val="00D81351"/>
    <w:rsid w:val="00DA27B3"/>
    <w:rsid w:val="00DA4659"/>
    <w:rsid w:val="00DA779B"/>
    <w:rsid w:val="00DB311E"/>
    <w:rsid w:val="00DB442F"/>
    <w:rsid w:val="00DB4931"/>
    <w:rsid w:val="00DB4C60"/>
    <w:rsid w:val="00DB73FA"/>
    <w:rsid w:val="00DC1F80"/>
    <w:rsid w:val="00DD0CCA"/>
    <w:rsid w:val="00DD25ED"/>
    <w:rsid w:val="00DE1E78"/>
    <w:rsid w:val="00DE73ED"/>
    <w:rsid w:val="00DE79CF"/>
    <w:rsid w:val="00DE7C7E"/>
    <w:rsid w:val="00DF3D5A"/>
    <w:rsid w:val="00DF4433"/>
    <w:rsid w:val="00DF55F4"/>
    <w:rsid w:val="00E01515"/>
    <w:rsid w:val="00E1249C"/>
    <w:rsid w:val="00E166F3"/>
    <w:rsid w:val="00E2332E"/>
    <w:rsid w:val="00E24654"/>
    <w:rsid w:val="00E32085"/>
    <w:rsid w:val="00E33449"/>
    <w:rsid w:val="00E41E73"/>
    <w:rsid w:val="00E47E53"/>
    <w:rsid w:val="00E508E0"/>
    <w:rsid w:val="00E52F46"/>
    <w:rsid w:val="00E728FE"/>
    <w:rsid w:val="00E800EE"/>
    <w:rsid w:val="00E90085"/>
    <w:rsid w:val="00EA2BA2"/>
    <w:rsid w:val="00EA469A"/>
    <w:rsid w:val="00EC4130"/>
    <w:rsid w:val="00EC6E97"/>
    <w:rsid w:val="00ED06E3"/>
    <w:rsid w:val="00ED1725"/>
    <w:rsid w:val="00F018F1"/>
    <w:rsid w:val="00F05145"/>
    <w:rsid w:val="00F34461"/>
    <w:rsid w:val="00F47331"/>
    <w:rsid w:val="00F5658A"/>
    <w:rsid w:val="00F70C93"/>
    <w:rsid w:val="00F769F1"/>
    <w:rsid w:val="00F826E1"/>
    <w:rsid w:val="00F83F00"/>
    <w:rsid w:val="00F90B9A"/>
    <w:rsid w:val="00F9244D"/>
    <w:rsid w:val="00F94D7B"/>
    <w:rsid w:val="00FA10B3"/>
    <w:rsid w:val="00FA397F"/>
    <w:rsid w:val="00FB792E"/>
    <w:rsid w:val="00FC4F3A"/>
    <w:rsid w:val="00FD3E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72E66F"/>
  <w15:docId w15:val="{7A16B163-4518-4996-8608-16C13485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pPr>
      <w:keepNext/>
      <w:keepLines/>
      <w:numPr>
        <w:numId w:val="1"/>
      </w:numPr>
      <w:spacing w:before="240" w:after="0"/>
      <w:outlineLvl w:val="0"/>
    </w:pPr>
    <w:rPr>
      <w:rFonts w:ascii="Calibri Light" w:eastAsia="Times New Roman" w:hAnsi="Calibri Light"/>
      <w:sz w:val="32"/>
      <w:szCs w:val="32"/>
    </w:rPr>
  </w:style>
  <w:style w:type="paragraph" w:styleId="Heading2">
    <w:name w:val="heading 2"/>
    <w:basedOn w:val="DefaultStyle"/>
    <w:rsid w:val="00DE73ED"/>
    <w:pPr>
      <w:keepNext/>
      <w:keepLines/>
      <w:numPr>
        <w:ilvl w:val="1"/>
        <w:numId w:val="1"/>
      </w:numPr>
      <w:spacing w:before="40" w:after="0" w:line="257" w:lineRule="auto"/>
      <w:ind w:left="576"/>
      <w:outlineLvl w:val="1"/>
    </w:pPr>
    <w:rPr>
      <w:rFonts w:ascii="Calibri Light" w:eastAsia="Times New Roman" w:hAnsi="Calibri Light"/>
      <w:sz w:val="26"/>
      <w:szCs w:val="26"/>
    </w:rPr>
  </w:style>
  <w:style w:type="paragraph" w:styleId="Heading3">
    <w:name w:val="heading 3"/>
    <w:basedOn w:val="DefaultStyle"/>
    <w:pPr>
      <w:keepNext/>
      <w:keepLines/>
      <w:numPr>
        <w:ilvl w:val="2"/>
        <w:numId w:val="1"/>
      </w:numPr>
      <w:spacing w:before="40" w:after="0"/>
      <w:outlineLvl w:val="2"/>
    </w:pPr>
    <w:rPr>
      <w:rFonts w:ascii="Calibri Light" w:eastAsia="Times New Roman" w:hAnsi="Calibri Light"/>
      <w:sz w:val="24"/>
      <w:szCs w:val="24"/>
    </w:rPr>
  </w:style>
  <w:style w:type="paragraph" w:styleId="Heading4">
    <w:name w:val="heading 4"/>
    <w:basedOn w:val="DefaultStyle"/>
    <w:rsid w:val="00DE1E78"/>
    <w:pPr>
      <w:keepNext/>
      <w:keepLines/>
      <w:numPr>
        <w:ilvl w:val="3"/>
        <w:numId w:val="1"/>
      </w:numPr>
      <w:spacing w:before="40" w:after="0"/>
      <w:outlineLvl w:val="3"/>
    </w:pPr>
    <w:rPr>
      <w:rFonts w:ascii="Calibri Light" w:eastAsia="Times New Roman" w:hAnsi="Calibri Light"/>
      <w:iCs/>
      <w:color w:val="000000" w:themeColor="text1"/>
    </w:rPr>
  </w:style>
  <w:style w:type="paragraph" w:styleId="Heading5">
    <w:name w:val="heading 5"/>
    <w:basedOn w:val="DefaultStyle"/>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DefaultStyle"/>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DefaultStyle"/>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DefaultStyle"/>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DefaultStyle"/>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spacing w:line="256" w:lineRule="auto"/>
    </w:pPr>
    <w:rPr>
      <w:rFonts w:ascii="Calibri" w:eastAsia="Calibri" w:hAnsi="Calibri" w:cs="Times New Roman"/>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InternetLink">
    <w:name w:val="Internet Link"/>
    <w:rPr>
      <w:color w:val="0563C1"/>
      <w:u w:val="single"/>
    </w:rPr>
  </w:style>
  <w:style w:type="character" w:customStyle="1" w:styleId="TitleChar">
    <w:name w:val="Title Char"/>
    <w:rPr>
      <w:rFonts w:ascii="Calibri Light" w:eastAsia="Times New Roman" w:hAnsi="Calibri Light" w:cs="Times New Roman"/>
      <w:spacing w:val="-10"/>
      <w:sz w:val="56"/>
      <w:szCs w:val="56"/>
    </w:rPr>
  </w:style>
  <w:style w:type="character" w:customStyle="1" w:styleId="BalloonTextChar">
    <w:name w:val="Balloon Text Char"/>
    <w:rPr>
      <w:rFonts w:ascii="Segoe UI" w:hAnsi="Segoe UI" w:cs="Segoe UI"/>
      <w:sz w:val="18"/>
      <w:szCs w:val="18"/>
    </w:rPr>
  </w:style>
  <w:style w:type="character" w:customStyle="1" w:styleId="Heading1Char">
    <w:name w:val="Heading 1 Char"/>
    <w:rPr>
      <w:rFonts w:ascii="Calibri Light" w:eastAsia="Times New Roman" w:hAnsi="Calibri Light" w:cs="Times New Roman"/>
      <w:sz w:val="32"/>
      <w:szCs w:val="32"/>
    </w:rPr>
  </w:style>
  <w:style w:type="character" w:customStyle="1" w:styleId="Heading2Char">
    <w:name w:val="Heading 2 Char"/>
    <w:rPr>
      <w:rFonts w:ascii="Calibri Light" w:eastAsia="Times New Roman" w:hAnsi="Calibri Light" w:cs="Times New Roman"/>
      <w:sz w:val="26"/>
      <w:szCs w:val="26"/>
    </w:rPr>
  </w:style>
  <w:style w:type="character" w:customStyle="1" w:styleId="Heading3Char">
    <w:name w:val="Heading 3 Char"/>
    <w:rPr>
      <w:rFonts w:ascii="Calibri Light" w:eastAsia="Times New Roman" w:hAnsi="Calibri Light" w:cs="Times New Roman"/>
      <w:sz w:val="24"/>
      <w:szCs w:val="24"/>
    </w:rPr>
  </w:style>
  <w:style w:type="character" w:customStyle="1" w:styleId="Heading4Char">
    <w:name w:val="Heading 4 Char"/>
    <w:rPr>
      <w:rFonts w:ascii="Calibri Light" w:eastAsia="Times New Roman" w:hAnsi="Calibri Light" w:cs="Times New Roman"/>
      <w:i/>
      <w:iCs/>
      <w:color w:val="2E74B5"/>
    </w:rPr>
  </w:style>
  <w:style w:type="character" w:customStyle="1" w:styleId="Heading5Char">
    <w:name w:val="Heading 5 Char"/>
    <w:rPr>
      <w:rFonts w:ascii="Calibri Light" w:eastAsia="Times New Roman" w:hAnsi="Calibri Light" w:cs="Times New Roman"/>
      <w:color w:val="2E74B5"/>
    </w:rPr>
  </w:style>
  <w:style w:type="character" w:customStyle="1" w:styleId="Heading6Char">
    <w:name w:val="Heading 6 Char"/>
    <w:rPr>
      <w:rFonts w:ascii="Calibri Light" w:eastAsia="Times New Roman" w:hAnsi="Calibri Light" w:cs="Times New Roman"/>
      <w:color w:val="1F4D78"/>
    </w:rPr>
  </w:style>
  <w:style w:type="character" w:customStyle="1" w:styleId="Heading7Char">
    <w:name w:val="Heading 7 Char"/>
    <w:rPr>
      <w:rFonts w:ascii="Calibri Light" w:eastAsia="Times New Roman" w:hAnsi="Calibri Light" w:cs="Times New Roman"/>
      <w:i/>
      <w:iCs/>
      <w:color w:val="1F4D78"/>
    </w:rPr>
  </w:style>
  <w:style w:type="character" w:customStyle="1" w:styleId="Heading8Char">
    <w:name w:val="Heading 8 Char"/>
    <w:rPr>
      <w:rFonts w:ascii="Calibri Light" w:eastAsia="Times New Roman" w:hAnsi="Calibri Light" w:cs="Times New Roman"/>
      <w:color w:val="272727"/>
      <w:sz w:val="21"/>
      <w:szCs w:val="21"/>
    </w:rPr>
  </w:style>
  <w:style w:type="character" w:customStyle="1" w:styleId="Heading9Char">
    <w:name w:val="Heading 9 Char"/>
    <w:rPr>
      <w:rFonts w:ascii="Calibri Light" w:eastAsia="Times New Roman" w:hAnsi="Calibri Light" w:cs="Times New Roman"/>
      <w:i/>
      <w:iCs/>
      <w:color w:val="272727"/>
      <w:sz w:val="21"/>
      <w:szCs w:val="21"/>
    </w:rPr>
  </w:style>
  <w:style w:type="character" w:customStyle="1" w:styleId="StrongEmphasis">
    <w:name w:val="Strong Emphasis"/>
    <w:rPr>
      <w:b/>
      <w:bCs/>
    </w:rPr>
  </w:style>
  <w:style w:type="character" w:styleId="CommentReference">
    <w:name w:val="annotation reference"/>
    <w:uiPriority w:val="99"/>
    <w:rPr>
      <w:sz w:val="18"/>
      <w:szCs w:val="18"/>
    </w:rPr>
  </w:style>
  <w:style w:type="character" w:customStyle="1" w:styleId="CommentTextChar">
    <w:name w:val="Comment Text Char"/>
    <w:uiPriority w:val="99"/>
    <w:rPr>
      <w:sz w:val="24"/>
      <w:szCs w:val="24"/>
    </w:rPr>
  </w:style>
  <w:style w:type="character" w:customStyle="1" w:styleId="CommentSubjectChar">
    <w:name w:val="Comment Subject Char"/>
    <w:rPr>
      <w:b/>
      <w:bCs/>
      <w:sz w:val="24"/>
      <w:szCs w:val="24"/>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DefaultStyle"/>
    <w:next w:val="TextBody"/>
    <w:pPr>
      <w:keepNext/>
      <w:spacing w:before="240" w:after="120"/>
    </w:pPr>
    <w:rPr>
      <w:rFonts w:ascii="Arial" w:eastAsia="DejaVu Sans" w:hAnsi="Arial"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pPr>
      <w:spacing w:after="0" w:line="100" w:lineRule="atLeast"/>
      <w:jc w:val="center"/>
    </w:pPr>
    <w:rPr>
      <w:b/>
      <w:iCs/>
      <w:color w:val="000000"/>
      <w:sz w:val="18"/>
      <w:szCs w:val="18"/>
    </w:rPr>
  </w:style>
  <w:style w:type="paragraph" w:customStyle="1" w:styleId="Index">
    <w:name w:val="Index"/>
    <w:basedOn w:val="DefaultStyle"/>
    <w:pPr>
      <w:suppressLineNumbers/>
    </w:pPr>
    <w:rPr>
      <w:rFonts w:cs="Lohit Hindi"/>
    </w:rPr>
  </w:style>
  <w:style w:type="paragraph" w:styleId="Header">
    <w:name w:val="header"/>
    <w:basedOn w:val="DefaultStyle"/>
    <w:pPr>
      <w:tabs>
        <w:tab w:val="center" w:pos="4680"/>
        <w:tab w:val="right" w:pos="9360"/>
      </w:tabs>
      <w:spacing w:after="0" w:line="100" w:lineRule="atLeast"/>
    </w:pPr>
  </w:style>
  <w:style w:type="paragraph" w:styleId="Footer">
    <w:name w:val="footer"/>
    <w:basedOn w:val="DefaultStyle"/>
    <w:uiPriority w:val="99"/>
    <w:pPr>
      <w:tabs>
        <w:tab w:val="center" w:pos="4680"/>
        <w:tab w:val="right" w:pos="9360"/>
      </w:tabs>
      <w:spacing w:after="0" w:line="100" w:lineRule="atLeast"/>
    </w:pPr>
  </w:style>
  <w:style w:type="paragraph" w:styleId="Title">
    <w:name w:val="Title"/>
    <w:basedOn w:val="DefaultStyle"/>
    <w:pPr>
      <w:spacing w:after="0" w:line="100" w:lineRule="atLeast"/>
      <w:contextualSpacing/>
    </w:pPr>
    <w:rPr>
      <w:rFonts w:ascii="Calibri Light" w:eastAsia="Times New Roman" w:hAnsi="Calibri Light"/>
      <w:spacing w:val="-10"/>
      <w:sz w:val="56"/>
      <w:szCs w:val="56"/>
    </w:rPr>
  </w:style>
  <w:style w:type="paragraph" w:styleId="BalloonText">
    <w:name w:val="Balloon Text"/>
    <w:basedOn w:val="DefaultStyle"/>
    <w:pPr>
      <w:spacing w:after="0" w:line="100" w:lineRule="atLeast"/>
    </w:pPr>
    <w:rPr>
      <w:rFonts w:ascii="Segoe UI" w:hAnsi="Segoe UI" w:cs="Segoe UI"/>
      <w:sz w:val="18"/>
      <w:szCs w:val="18"/>
    </w:rPr>
  </w:style>
  <w:style w:type="paragraph" w:customStyle="1" w:styleId="ColorfulList-Accent11">
    <w:name w:val="Colorful List - Accent 11"/>
    <w:basedOn w:val="DefaultStyle"/>
    <w:pPr>
      <w:ind w:left="720"/>
      <w:contextualSpacing/>
    </w:pPr>
  </w:style>
  <w:style w:type="paragraph" w:customStyle="1" w:styleId="GridTable31">
    <w:name w:val="Grid Table 31"/>
    <w:basedOn w:val="Heading1"/>
  </w:style>
  <w:style w:type="paragraph" w:customStyle="1" w:styleId="Contents1">
    <w:name w:val="Contents 1"/>
    <w:basedOn w:val="DefaultStyle"/>
    <w:pPr>
      <w:spacing w:after="100"/>
    </w:p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TableofFigures">
    <w:name w:val="table of figures"/>
    <w:basedOn w:val="DefaultStyle"/>
    <w:pPr>
      <w:spacing w:after="0"/>
    </w:pPr>
  </w:style>
  <w:style w:type="paragraph" w:customStyle="1" w:styleId="paragraph">
    <w:name w:val="paragraph"/>
    <w:basedOn w:val="DefaultStyle"/>
    <w:pPr>
      <w:tabs>
        <w:tab w:val="left" w:pos="0"/>
      </w:tabs>
      <w:spacing w:line="100" w:lineRule="atLeast"/>
      <w:jc w:val="both"/>
    </w:pPr>
    <w:rPr>
      <w:rFonts w:ascii="Arial" w:eastAsia="Times New Roman" w:hAnsi="Arial"/>
      <w:sz w:val="24"/>
      <w:szCs w:val="24"/>
    </w:rPr>
  </w:style>
  <w:style w:type="paragraph" w:styleId="CommentText">
    <w:name w:val="annotation text"/>
    <w:basedOn w:val="DefaultStyle"/>
    <w:uiPriority w:val="99"/>
    <w:rPr>
      <w:sz w:val="24"/>
      <w:szCs w:val="24"/>
    </w:rPr>
  </w:style>
  <w:style w:type="paragraph" w:styleId="CommentSubject">
    <w:name w:val="annotation subject"/>
    <w:basedOn w:val="CommentText"/>
    <w:rPr>
      <w:b/>
      <w:bCs/>
      <w:sz w:val="20"/>
      <w:szCs w:val="20"/>
    </w:rPr>
  </w:style>
  <w:style w:type="paragraph" w:styleId="NoSpacing">
    <w:name w:val="No Spacing"/>
    <w:pPr>
      <w:suppressAutoHyphens/>
    </w:pPr>
    <w:rPr>
      <w:rFonts w:ascii="Calibri" w:eastAsia="Calibri" w:hAnsi="Calibri" w:cs="Times New Roman"/>
    </w:rPr>
  </w:style>
  <w:style w:type="table" w:styleId="TableGrid">
    <w:name w:val="Table Grid"/>
    <w:basedOn w:val="TableNormal"/>
    <w:uiPriority w:val="39"/>
    <w:rsid w:val="004B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1EEE"/>
    <w:pPr>
      <w:ind w:left="720"/>
      <w:contextualSpacing/>
    </w:pPr>
  </w:style>
  <w:style w:type="paragraph" w:styleId="TOC1">
    <w:name w:val="toc 1"/>
    <w:basedOn w:val="Normal"/>
    <w:next w:val="Normal"/>
    <w:autoRedefine/>
    <w:uiPriority w:val="39"/>
    <w:unhideWhenUsed/>
    <w:rsid w:val="008723F3"/>
    <w:pPr>
      <w:spacing w:after="100"/>
    </w:pPr>
  </w:style>
  <w:style w:type="paragraph" w:styleId="TOC2">
    <w:name w:val="toc 2"/>
    <w:basedOn w:val="Normal"/>
    <w:next w:val="Normal"/>
    <w:autoRedefine/>
    <w:uiPriority w:val="39"/>
    <w:unhideWhenUsed/>
    <w:rsid w:val="008723F3"/>
    <w:pPr>
      <w:spacing w:after="100"/>
      <w:ind w:left="220"/>
    </w:pPr>
  </w:style>
  <w:style w:type="character" w:styleId="Strong">
    <w:name w:val="Strong"/>
    <w:basedOn w:val="DefaultParagraphFont"/>
    <w:uiPriority w:val="22"/>
    <w:qFormat/>
    <w:rsid w:val="00AA28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382351">
      <w:bodyDiv w:val="1"/>
      <w:marLeft w:val="0"/>
      <w:marRight w:val="0"/>
      <w:marTop w:val="0"/>
      <w:marBottom w:val="0"/>
      <w:divBdr>
        <w:top w:val="none" w:sz="0" w:space="0" w:color="auto"/>
        <w:left w:val="none" w:sz="0" w:space="0" w:color="auto"/>
        <w:bottom w:val="none" w:sz="0" w:space="0" w:color="auto"/>
        <w:right w:val="none" w:sz="0" w:space="0" w:color="auto"/>
      </w:divBdr>
      <w:divsChild>
        <w:div w:id="1411657290">
          <w:marLeft w:val="360"/>
          <w:marRight w:val="0"/>
          <w:marTop w:val="0"/>
          <w:marBottom w:val="240"/>
          <w:divBdr>
            <w:top w:val="none" w:sz="0" w:space="0" w:color="auto"/>
            <w:left w:val="none" w:sz="0" w:space="0" w:color="auto"/>
            <w:bottom w:val="none" w:sz="0" w:space="0" w:color="auto"/>
            <w:right w:val="none" w:sz="0" w:space="0" w:color="auto"/>
          </w:divBdr>
        </w:div>
        <w:div w:id="1173184599">
          <w:marLeft w:val="36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3.jpe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18/08/relationships/commentsExtensible" Target="commentsExtensible.xml"/><Relationship Id="rId42"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2.jp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jpg"/><Relationship Id="rId40" Type="http://schemas.openxmlformats.org/officeDocument/2006/relationships/image" Target="media/image24.JP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anoRacks.com/"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19.jpg"/><Relationship Id="rId43"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2A71BC4ECA304CBE7FF294F62403D9" ma:contentTypeVersion="10" ma:contentTypeDescription="Create a new document." ma:contentTypeScope="" ma:versionID="122fefe54d960630bf5b20b24170daae">
  <xsd:schema xmlns:xsd="http://www.w3.org/2001/XMLSchema" xmlns:xs="http://www.w3.org/2001/XMLSchema" xmlns:p="http://schemas.microsoft.com/office/2006/metadata/properties" xmlns:ns2="faa8458a-39ef-48ae-8257-c495dbdb5060" xmlns:ns3="0f79ac94-e588-4a76-8f43-fa84dedf7eed" targetNamespace="http://schemas.microsoft.com/office/2006/metadata/properties" ma:root="true" ma:fieldsID="58d934540c3a58b188b1456c56549192" ns2:_="" ns3:_="">
    <xsd:import namespace="faa8458a-39ef-48ae-8257-c495dbdb5060"/>
    <xsd:import namespace="0f79ac94-e588-4a76-8f43-fa84dedf7e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8458a-39ef-48ae-8257-c495dbdb5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9ac94-e588-4a76-8f43-fa84dedf7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0046FD-CDF5-4754-A53D-394AF7BEC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8458a-39ef-48ae-8257-c495dbdb5060"/>
    <ds:schemaRef ds:uri="0f79ac94-e588-4a76-8f43-fa84dedf7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DCA1DD-44BD-4488-855C-F412DF0A2C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917248-FE43-4CC6-AC2C-CC1D4D572DC6}">
  <ds:schemaRefs>
    <ds:schemaRef ds:uri="http://schemas.openxmlformats.org/officeDocument/2006/bibliography"/>
  </ds:schemaRefs>
</ds:datastoreItem>
</file>

<file path=customXml/itemProps4.xml><?xml version="1.0" encoding="utf-8"?>
<ds:datastoreItem xmlns:ds="http://schemas.openxmlformats.org/officeDocument/2006/customXml" ds:itemID="{CC91E06D-0E76-460C-9840-85C34682E1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40</Pages>
  <Words>3568</Words>
  <Characters>20338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 woellert</dc:creator>
  <cp:lastModifiedBy>Nick Mitchell</cp:lastModifiedBy>
  <cp:revision>15</cp:revision>
  <cp:lastPrinted>2015-05-06T15:41:00Z</cp:lastPrinted>
  <dcterms:created xsi:type="dcterms:W3CDTF">2020-02-21T20:25:00Z</dcterms:created>
  <dcterms:modified xsi:type="dcterms:W3CDTF">2020-10-08T15:01:00Z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0x0101006D2A71BC4ECA304CBE7FF294F62403D9</vt:lpwstr>
  </property>
</Properties>
</file>